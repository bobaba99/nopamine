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BF38" w14:textId="77777777" w:rsidR="00A7401D" w:rsidRDefault="00000000">
      <w:pPr>
        <w:spacing w:after="80"/>
        <w:jc w:val="center"/>
      </w:pPr>
      <w:r>
        <w:rPr>
          <w:rFonts w:eastAsia="Arial"/>
          <w:b/>
          <w:bCs/>
          <w:color w:val="1B3A5C"/>
          <w:sz w:val="40"/>
          <w:szCs w:val="40"/>
        </w:rPr>
        <w:t>TERMS OF SERVICE</w:t>
      </w:r>
    </w:p>
    <w:p w14:paraId="5E237952" w14:textId="77777777" w:rsidR="00A7401D" w:rsidRDefault="00000000">
      <w:pPr>
        <w:spacing w:after="80"/>
        <w:jc w:val="center"/>
      </w:pPr>
      <w:r>
        <w:rPr>
          <w:rFonts w:eastAsia="Arial"/>
          <w:color w:val="2E5984"/>
          <w:sz w:val="28"/>
          <w:szCs w:val="28"/>
        </w:rPr>
        <w:t>TruePick</w:t>
      </w:r>
    </w:p>
    <w:p w14:paraId="11F21E8D" w14:textId="77777777" w:rsidR="00A7401D" w:rsidRDefault="00000000">
      <w:pPr>
        <w:spacing w:after="400"/>
        <w:jc w:val="center"/>
      </w:pPr>
      <w:r>
        <w:rPr>
          <w:rFonts w:eastAsia="Arial"/>
          <w:i/>
          <w:iCs/>
          <w:color w:val="666666"/>
        </w:rPr>
        <w:t>Last Updated: February 23, 2026</w:t>
      </w:r>
    </w:p>
    <w:p w14:paraId="108ABFF2" w14:textId="77777777" w:rsidR="00A7401D" w:rsidRDefault="00000000">
      <w:pPr>
        <w:pStyle w:val="Heading1"/>
      </w:pPr>
      <w:r>
        <w:t>1. Acceptance and Eligibility</w:t>
      </w:r>
    </w:p>
    <w:p w14:paraId="35F26DA6" w14:textId="77777777" w:rsidR="00A7401D" w:rsidRDefault="00000000">
      <w:pPr>
        <w:spacing w:after="160"/>
      </w:pPr>
      <w:r>
        <w:t xml:space="preserve">These Terms of Service ("Terms") govern your access to and use of the TruePick web application (the "Service"), operated by </w:t>
      </w:r>
      <w:del w:id="250" w:author="Claude" w:date="2026-02-24T00:00:00Z">
        <w:r>
          <w:delText xml:space="preserve">Resila Inc.</w:delText>
        </w:r>
      </w:del>
      <w:ins w:id="251" w:author="Claude" w:date="2026-02-24T00:00:00Z">
        <w:r>
          <w:t xml:space="preserve">Resila Technologies Inc.</w:t>
        </w:r>
      </w:ins>
      <w:r>
        <w:t xml:space="preserve">, a corporation incorporated under the laws of Canada.</w:t>
      </w:r>
    </w:p>
    <w:p w14:paraId="30653EC4" w14:textId="77777777" w:rsidR="00A7401D" w:rsidRDefault="00000000">
      <w:pPr>
        <w:spacing w:after="160"/>
      </w:pPr>
      <w:r>
        <w:t>By creating an account or using the Service, you agree to be bound by these Terms. If you do not agree, do not use the Service.</w:t>
      </w:r>
    </w:p>
    <w:p w14:paraId="3725A74A" w14:textId="77777777" w:rsidR="00A7401D" w:rsidRDefault="00000000">
      <w:pPr>
        <w:spacing w:after="160"/>
      </w:pPr>
      <w:r>
        <w:t>You must be at least 16 years of age to use the Service. By using the Service, you represent and warrant that you meet this age requirement.</w:t>
      </w:r>
    </w:p>
    <w:p w14:paraId="3A8FA3AA" w14:textId="77777777" w:rsidR="00A7401D" w:rsidRDefault="00000000">
      <w:pPr>
        <w:pStyle w:val="Heading1"/>
      </w:pPr>
      <w:r>
        <w:t>2. Description of the Service</w:t>
      </w:r>
    </w:p>
    <w:p w14:paraId="33868C2C" w14:textId="77777777" w:rsidR="00A7401D" w:rsidRDefault="00000000">
      <w:pPr>
        <w:spacing w:after="160"/>
      </w:pPr>
      <w:r>
        <w:t>TruePick is a web application that helps users track and understand their spending behaviour, emotional patterns, and psychological well-being through:</w:t>
      </w:r>
    </w:p>
    <w:p w14:paraId="4BBC3E8A" w14:textId="77777777" w:rsidR="00A7401D" w:rsidRDefault="00000000">
      <w:pPr>
        <w:pStyle w:val="ListParagraph"/>
        <w:numPr>
          <w:ilvl w:val="0"/>
          <w:numId w:val="2"/>
        </w:numPr>
        <w:spacing w:after="80"/>
      </w:pPr>
      <w:r>
        <w:t>Email integration (OAuth) to automatically identify and categorize purchase receipts</w:t>
      </w:r>
    </w:p>
    <w:p w14:paraId="0FB803B6" w14:textId="5CD24439" w:rsidR="00A7401D" w:rsidRDefault="00000000">
      <w:pPr>
        <w:pStyle w:val="ListParagraph"/>
        <w:numPr>
          <w:ilvl w:val="0"/>
          <w:numId w:val="2"/>
        </w:numPr>
        <w:spacing w:after="80"/>
      </w:pPr>
      <w:r>
        <w:t>Self-reported levels of regret, satisfaction, anxiety, neuroticism, and other behavioural indicators</w:t>
      </w:r>
    </w:p>
    <w:p w14:paraId="21730CD9" w14:textId="77777777" w:rsidR="00A7401D" w:rsidRDefault="00000000">
      <w:pPr>
        <w:pStyle w:val="ListParagraph"/>
        <w:numPr>
          <w:ilvl w:val="0"/>
          <w:numId w:val="2"/>
        </w:numPr>
        <w:spacing w:after="80"/>
      </w:pPr>
      <w:r>
        <w:t>AI-powered analysis and insights based on your spending and behavioural data</w:t>
      </w:r>
    </w:p>
    <w:p w14:paraId="55C0AF5B" w14:textId="77777777" w:rsidR="00A7401D" w:rsidRDefault="00000000">
      <w:pPr>
        <w:pStyle w:val="ListParagraph"/>
        <w:numPr>
          <w:ilvl w:val="0"/>
          <w:numId w:val="2"/>
        </w:numPr>
        <w:spacing w:after="80"/>
      </w:pPr>
      <w:r>
        <w:t>Personalized dashboards, trends, and recommendations</w:t>
      </w:r>
    </w:p>
    <w:p w14:paraId="5C141DAF" w14:textId="77777777" w:rsidR="00A7401D" w:rsidRDefault="00000000">
      <w:pPr>
        <w:pStyle w:val="Heading1"/>
      </w:pPr>
      <w:r>
        <w:t>3. Account Registration and Security</w:t>
      </w:r>
    </w:p>
    <w:p w14:paraId="0AC3A46F" w14:textId="77777777" w:rsidR="00A7401D" w:rsidRDefault="00000000">
      <w:pPr>
        <w:spacing w:after="160"/>
      </w:pPr>
      <w:r>
        <w:t>To use the Service, you must create an account via Supabase authentication. You are responsible for:</w:t>
      </w:r>
    </w:p>
    <w:p w14:paraId="0E87F258" w14:textId="77777777" w:rsidR="00A7401D" w:rsidRDefault="00000000">
      <w:pPr>
        <w:pStyle w:val="ListParagraph"/>
        <w:numPr>
          <w:ilvl w:val="0"/>
          <w:numId w:val="2"/>
        </w:numPr>
        <w:spacing w:after="80"/>
      </w:pPr>
      <w:r>
        <w:t>Providing accurate and complete registration information</w:t>
      </w:r>
    </w:p>
    <w:p w14:paraId="1068E068" w14:textId="77777777" w:rsidR="00A7401D" w:rsidRDefault="00000000">
      <w:pPr>
        <w:pStyle w:val="ListParagraph"/>
        <w:numPr>
          <w:ilvl w:val="0"/>
          <w:numId w:val="2"/>
        </w:numPr>
        <w:spacing w:after="80"/>
      </w:pPr>
      <w:r>
        <w:t>Maintaining the confidentiality of your account credentials</w:t>
      </w:r>
    </w:p>
    <w:p w14:paraId="22759F5E" w14:textId="77777777" w:rsidR="00A7401D" w:rsidRDefault="00000000">
      <w:pPr>
        <w:pStyle w:val="ListParagraph"/>
        <w:numPr>
          <w:ilvl w:val="0"/>
          <w:numId w:val="2"/>
        </w:numPr>
        <w:spacing w:after="80"/>
      </w:pPr>
      <w:r>
        <w:t>All activities that occur under your account</w:t>
      </w:r>
    </w:p>
    <w:p w14:paraId="156FABB9" w14:textId="77777777" w:rsidR="00A7401D" w:rsidRDefault="00000000">
      <w:pPr>
        <w:spacing w:after="160"/>
      </w:pPr>
      <w:r>
        <w:t>You must notify us immediately of any unauthorized use of your account.</w:t>
      </w:r>
    </w:p>
    <w:p w14:paraId="781B9220" w14:textId="77777777" w:rsidR="00A7401D" w:rsidRDefault="00000000">
      <w:pPr>
        <w:pStyle w:val="Heading1"/>
      </w:pPr>
      <w:r>
        <w:t>4. Subscription Plans and Payment</w:t>
      </w:r>
    </w:p>
    <w:p w14:paraId="54C1BF20" w14:textId="77777777" w:rsidR="00A7401D" w:rsidRDefault="00000000">
      <w:pPr>
        <w:pStyle w:val="Heading2"/>
      </w:pPr>
      <w:r>
        <w:t>4.1 Free and Paid Tiers</w:t>
      </w:r>
    </w:p>
    <w:p w14:paraId="27CDFEE0" w14:textId="77777777" w:rsidR="00A7401D" w:rsidRDefault="00000000">
      <w:pPr>
        <w:spacing w:after="160"/>
      </w:pPr>
      <w:r>
        <w:t>The Service is offered on a freemium basis. Certain features are available at no charge; premium features require a paid subscription.</w:t>
      </w:r>
    </w:p>
    <w:p w14:paraId="24B79F75" w14:textId="77777777" w:rsidR="00A7401D" w:rsidRDefault="00000000">
      <w:pPr>
        <w:pStyle w:val="Heading2"/>
      </w:pPr>
      <w:r>
        <w:t>4.2 Billing</w:t>
      </w:r>
    </w:p>
    <w:p w14:paraId="336D1B4E" w14:textId="38CD1FEC" w:rsidR="00A7401D" w:rsidRDefault="00000000">
      <w:pPr>
        <w:spacing w:after="160"/>
      </w:pPr>
      <w:r>
        <w:lastRenderedPageBreak/>
        <w:t>Paid subscriptions are billed monthly or annually via Stripe. By subscribing, you authorize us to charge your payment method on a recurring basis until you cancel.</w:t>
      </w:r>
    </w:p>
    <w:p w14:paraId="7BBD43F8" w14:textId="77777777" w:rsidR="00A7401D" w:rsidRDefault="00000000">
      <w:pPr>
        <w:pStyle w:val="Heading2"/>
      </w:pPr>
      <w:r>
        <w:t>4.3 Cancellation and Refunds</w:t>
      </w:r>
    </w:p>
    <w:p w14:paraId="26E5699F" w14:textId="77777777" w:rsidR="00A7401D" w:rsidRDefault="00000000">
      <w:pPr>
        <w:spacing w:after="160"/>
      </w:pPr>
      <w:r>
        <w:t>You may cancel your subscription at any time through your account settings. Cancellation takes effect at the end of the current billing period. We do not provide prorated refunds for partial billing periods unless required by applicable law.</w:t>
      </w:r>
    </w:p>
    <w:p w14:paraId="4A11BB39" w14:textId="77777777" w:rsidR="00A7401D" w:rsidRDefault="00000000">
      <w:pPr>
        <w:pStyle w:val="Heading2"/>
      </w:pPr>
      <w:r>
        <w:t>4.4 Price Changes</w:t>
      </w:r>
    </w:p>
    <w:p w14:paraId="254857F8" w14:textId="04C1383F" w:rsidR="00A7401D" w:rsidRDefault="00000000">
      <w:pPr>
        <w:spacing w:after="160"/>
      </w:pPr>
      <w:r>
        <w:t>We may change subscription prices upon 30 days’ notice. Continued use after the effective date constitutes acceptance of the new pricing.</w:t>
      </w:r>
    </w:p>
    <w:p w14:paraId="63638BE6" w14:textId="77777777" w:rsidR="00A7401D" w:rsidRDefault="00000000">
      <w:pPr>
        <w:pStyle w:val="Heading1"/>
      </w:pPr>
      <w:r>
        <w:t>5. Email Integration and Data Access</w:t>
      </w:r>
    </w:p>
    <w:p w14:paraId="7CFAE957" w14:textId="77777777" w:rsidR="00A7401D" w:rsidRDefault="00000000">
      <w:pPr>
        <w:pStyle w:val="Heading2"/>
      </w:pPr>
      <w:r>
        <w:t>5.1 OAuth Authorization</w:t>
      </w:r>
    </w:p>
    <w:p w14:paraId="40D6B94C" w14:textId="77777777" w:rsidR="00A7401D" w:rsidRDefault="00000000">
      <w:pPr>
        <w:spacing w:after="160"/>
      </w:pPr>
      <w:r>
        <w:t>The Service uses OAuth to access your email account for the sole purpose of identifying and extracting purchase receipts and transaction information. By connecting your email, you:</w:t>
      </w:r>
    </w:p>
    <w:p w14:paraId="088F7AD8" w14:textId="77777777" w:rsidR="00A7401D" w:rsidRDefault="00000000">
      <w:pPr>
        <w:pStyle w:val="ListParagraph"/>
        <w:numPr>
          <w:ilvl w:val="0"/>
          <w:numId w:val="2"/>
        </w:numPr>
        <w:spacing w:after="80"/>
      </w:pPr>
      <w:r>
        <w:t>Authorize us to access your inbox programmatically</w:t>
      </w:r>
    </w:p>
    <w:p w14:paraId="036868F8" w14:textId="77777777" w:rsidR="00A7401D" w:rsidRDefault="00000000">
      <w:pPr>
        <w:pStyle w:val="ListParagraph"/>
        <w:numPr>
          <w:ilvl w:val="0"/>
          <w:numId w:val="2"/>
        </w:numPr>
        <w:spacing w:after="80"/>
      </w:pPr>
      <w:r>
        <w:t>Understand that we scan email content to identify receipts</w:t>
      </w:r>
    </w:p>
    <w:p w14:paraId="578FA3EC" w14:textId="77777777" w:rsidR="00A7401D" w:rsidRDefault="00000000">
      <w:pPr>
        <w:pStyle w:val="ListParagraph"/>
        <w:numPr>
          <w:ilvl w:val="0"/>
          <w:numId w:val="2"/>
        </w:numPr>
        <w:spacing w:after="80"/>
      </w:pPr>
      <w:r>
        <w:t>Acknowledge that non-receipt emails are not stored or analyzed</w:t>
      </w:r>
    </w:p>
    <w:p w14:paraId="3C90668E" w14:textId="77777777" w:rsidR="00A7401D" w:rsidRDefault="00000000">
      <w:pPr>
        <w:pStyle w:val="Heading2"/>
      </w:pPr>
      <w:r>
        <w:t>5.2 Scope of Access</w:t>
      </w:r>
    </w:p>
    <w:p w14:paraId="0ABB3CEA" w14:textId="77777777" w:rsidR="00A7401D" w:rsidRDefault="00000000">
      <w:pPr>
        <w:spacing w:after="160"/>
      </w:pPr>
      <w:r>
        <w:t>We access only the information necessary to identify purchase receipts. We do not:</w:t>
      </w:r>
    </w:p>
    <w:p w14:paraId="4C1CA2FE" w14:textId="77777777" w:rsidR="00A7401D" w:rsidRDefault="00000000">
      <w:pPr>
        <w:pStyle w:val="ListParagraph"/>
        <w:numPr>
          <w:ilvl w:val="0"/>
          <w:numId w:val="2"/>
        </w:numPr>
        <w:spacing w:after="80"/>
      </w:pPr>
      <w:r>
        <w:t>Read, store, or analyze personal correspondence</w:t>
      </w:r>
    </w:p>
    <w:p w14:paraId="01A5B6C8" w14:textId="77777777" w:rsidR="00A7401D" w:rsidRDefault="00000000">
      <w:pPr>
        <w:pStyle w:val="ListParagraph"/>
        <w:numPr>
          <w:ilvl w:val="0"/>
          <w:numId w:val="2"/>
        </w:numPr>
        <w:spacing w:after="80"/>
      </w:pPr>
      <w:r>
        <w:t>Access email drafts, sent messages, or contacts</w:t>
      </w:r>
    </w:p>
    <w:p w14:paraId="4D61B53A" w14:textId="77777777" w:rsidR="00A7401D" w:rsidRDefault="00000000">
      <w:pPr>
        <w:pStyle w:val="ListParagraph"/>
        <w:numPr>
          <w:ilvl w:val="0"/>
          <w:numId w:val="2"/>
        </w:numPr>
        <w:spacing w:after="80"/>
      </w:pPr>
      <w:r>
        <w:t>Share your email credentials with third parties</w:t>
      </w:r>
    </w:p>
    <w:p w14:paraId="3872501B" w14:textId="77777777" w:rsidR="00A7401D" w:rsidRDefault="00000000">
      <w:pPr>
        <w:spacing w:after="160"/>
      </w:pPr>
      <w:r>
        <w:t>You may disconnect your email integration at any time through your account settings. Upon disconnection, we will delete the email-derived data within 30 days.</w:t>
      </w:r>
    </w:p>
    <w:p w14:paraId="1477FF8B" w14:textId="77777777" w:rsidR="00A7401D" w:rsidRDefault="00000000">
      <w:pPr>
        <w:pStyle w:val="Heading1"/>
      </w:pPr>
      <w:r>
        <w:t>6. Self-Reported Health and Psychological Data</w:t>
      </w:r>
    </w:p>
    <w:p w14:paraId="5A9321E7" w14:textId="7B465F48" w:rsidR="00A7401D" w:rsidRDefault="00000000">
      <w:pPr>
        <w:spacing w:after="160"/>
      </w:pPr>
      <w:r>
        <w:rPr>
          <w:b/>
          <w:bCs/>
        </w:rPr>
        <w:t xml:space="preserve">IMPORTANT: </w:t>
      </w:r>
      <w:r>
        <w:t>TruePick allows you to self-report information about your regret, satisfaction, anxiety, neuroticism, and other psychological indicators. By providing this information, you:</w:t>
      </w:r>
    </w:p>
    <w:p w14:paraId="598893C7" w14:textId="77777777" w:rsidR="00A7401D" w:rsidRDefault="00000000">
      <w:pPr>
        <w:pStyle w:val="ListParagraph"/>
        <w:numPr>
          <w:ilvl w:val="0"/>
          <w:numId w:val="2"/>
        </w:numPr>
        <w:spacing w:after="80"/>
      </w:pPr>
      <w:r>
        <w:t>Provide explicit consent for us to process this sensitive personal information</w:t>
      </w:r>
    </w:p>
    <w:p w14:paraId="679A129B" w14:textId="77777777" w:rsidR="00A7401D" w:rsidRDefault="00000000">
      <w:pPr>
        <w:pStyle w:val="ListParagraph"/>
        <w:numPr>
          <w:ilvl w:val="0"/>
          <w:numId w:val="2"/>
        </w:numPr>
        <w:spacing w:after="80"/>
      </w:pPr>
      <w:r>
        <w:t>Understand that this data will be analyzed by AI systems (including OpenAI) to generate insights</w:t>
      </w:r>
    </w:p>
    <w:p w14:paraId="1CC8B1EE" w14:textId="77777777" w:rsidR="00A7401D" w:rsidRDefault="00000000">
      <w:pPr>
        <w:pStyle w:val="ListParagraph"/>
        <w:numPr>
          <w:ilvl w:val="0"/>
          <w:numId w:val="2"/>
        </w:numPr>
        <w:spacing w:after="80"/>
      </w:pPr>
      <w:r>
        <w:t>Acknowledge that you may withdraw consent and request deletion at any time</w:t>
      </w:r>
    </w:p>
    <w:p w14:paraId="5A5EC755" w14:textId="77777777" w:rsidR="00A7401D" w:rsidRDefault="00000000">
      <w:pPr>
        <w:spacing w:after="160"/>
      </w:pPr>
      <w:r>
        <w:t>You may choose not to provide any self-reported psychological data and still use core features of the Service.</w:t>
      </w:r>
    </w:p>
    <w:p w14:paraId="0111F9D9" w14:textId="77777777" w:rsidR="00A7401D" w:rsidRDefault="00000000">
      <w:pPr>
        <w:pStyle w:val="Heading1"/>
      </w:pPr>
      <w:r>
        <w:lastRenderedPageBreak/>
        <w:t>7. AI-Powered Features and Limitations</w:t>
      </w:r>
    </w:p>
    <w:p w14:paraId="29AAB7E0" w14:textId="77777777" w:rsidR="00A7401D" w:rsidRDefault="00000000">
      <w:pPr>
        <w:pStyle w:val="Heading2"/>
      </w:pPr>
      <w:r>
        <w:t>7.1 Nature of AI Analysis</w:t>
      </w:r>
    </w:p>
    <w:p w14:paraId="155CCF24" w14:textId="77777777" w:rsidR="00A7401D" w:rsidRDefault="00000000">
      <w:pPr>
        <w:spacing w:after="160"/>
      </w:pPr>
      <w:r>
        <w:t>The Service uses artificial intelligence to process your data and generate insights. AI-generated content is produced by third-party models (OpenAI) and may:</w:t>
      </w:r>
    </w:p>
    <w:p w14:paraId="248350FD" w14:textId="77777777" w:rsidR="00A7401D" w:rsidRDefault="00000000">
      <w:pPr>
        <w:pStyle w:val="ListParagraph"/>
        <w:numPr>
          <w:ilvl w:val="0"/>
          <w:numId w:val="2"/>
        </w:numPr>
        <w:spacing w:after="80"/>
      </w:pPr>
      <w:r>
        <w:t>Contain inaccuracies, errors, or biases</w:t>
      </w:r>
    </w:p>
    <w:p w14:paraId="5CC6BEE1" w14:textId="77777777" w:rsidR="00A7401D" w:rsidRDefault="00000000">
      <w:pPr>
        <w:pStyle w:val="ListParagraph"/>
        <w:numPr>
          <w:ilvl w:val="0"/>
          <w:numId w:val="2"/>
        </w:numPr>
        <w:spacing w:after="80"/>
      </w:pPr>
      <w:r>
        <w:t>Not reflect the full context of your personal situation</w:t>
      </w:r>
    </w:p>
    <w:p w14:paraId="4F95B270" w14:textId="77777777" w:rsidR="00A7401D" w:rsidRDefault="00000000">
      <w:pPr>
        <w:pStyle w:val="ListParagraph"/>
        <w:numPr>
          <w:ilvl w:val="0"/>
          <w:numId w:val="2"/>
        </w:numPr>
        <w:spacing w:after="80"/>
      </w:pPr>
      <w:r>
        <w:t>Change in quality or availability as underlying models are updated</w:t>
      </w:r>
    </w:p>
    <w:p w14:paraId="3CEB5C1D" w14:textId="77777777" w:rsidR="00A7401D" w:rsidRDefault="00000000">
      <w:pPr>
        <w:pStyle w:val="Heading2"/>
      </w:pPr>
      <w:r>
        <w:t>7.2 No Professional Advice</w:t>
      </w:r>
    </w:p>
    <w:p w14:paraId="2C398DD1" w14:textId="77777777" w:rsidR="00A7401D" w:rsidRDefault="00000000">
      <w:pPr>
        <w:spacing w:after="160"/>
      </w:pPr>
      <w:r>
        <w:rPr>
          <w:b/>
          <w:bCs/>
        </w:rPr>
        <w:t xml:space="preserve">AI-generated insights are NOT and should not be construed as medical advice, psychological counselling, psychiatric diagnosis, financial advice, or any other form of professional guidance. </w:t>
      </w:r>
      <w:r>
        <w:t>See our Health and Wellness Disclaimer for more information.</w:t>
      </w:r>
    </w:p>
    <w:p w14:paraId="37025721" w14:textId="77777777" w:rsidR="00A7401D" w:rsidRDefault="00000000">
      <w:pPr>
        <w:pStyle w:val="Heading1"/>
      </w:pPr>
      <w:r>
        <w:t>8. Acceptable Use</w:t>
      </w:r>
    </w:p>
    <w:p w14:paraId="6FD55C69" w14:textId="77777777" w:rsidR="00A7401D" w:rsidRDefault="00000000">
      <w:pPr>
        <w:spacing w:after="160"/>
      </w:pPr>
      <w:r>
        <w:t>You agree not to:</w:t>
      </w:r>
    </w:p>
    <w:p w14:paraId="674716A9" w14:textId="77777777" w:rsidR="00A7401D" w:rsidRDefault="00000000">
      <w:pPr>
        <w:pStyle w:val="ListParagraph"/>
        <w:numPr>
          <w:ilvl w:val="0"/>
          <w:numId w:val="2"/>
        </w:numPr>
        <w:spacing w:after="80"/>
      </w:pPr>
      <w:r>
        <w:t>Use the Service for any unlawful purpose</w:t>
      </w:r>
    </w:p>
    <w:p w14:paraId="2D3D4E9A" w14:textId="77777777" w:rsidR="00A7401D" w:rsidRDefault="00000000">
      <w:pPr>
        <w:pStyle w:val="ListParagraph"/>
        <w:numPr>
          <w:ilvl w:val="0"/>
          <w:numId w:val="2"/>
        </w:numPr>
        <w:spacing w:after="80"/>
      </w:pPr>
      <w:r>
        <w:t>Attempt to reverse-engineer, decompile, or access the source code of the Service</w:t>
      </w:r>
    </w:p>
    <w:p w14:paraId="23FD316E" w14:textId="77777777" w:rsidR="00A7401D" w:rsidRDefault="00000000">
      <w:pPr>
        <w:pStyle w:val="ListParagraph"/>
        <w:numPr>
          <w:ilvl w:val="0"/>
          <w:numId w:val="2"/>
        </w:numPr>
        <w:spacing w:after="80"/>
      </w:pPr>
      <w:r>
        <w:t>Circumvent security measures or access restrictions</w:t>
      </w:r>
    </w:p>
    <w:p w14:paraId="435E0760" w14:textId="77777777" w:rsidR="00A7401D" w:rsidRDefault="00000000">
      <w:pPr>
        <w:pStyle w:val="ListParagraph"/>
        <w:numPr>
          <w:ilvl w:val="0"/>
          <w:numId w:val="2"/>
        </w:numPr>
        <w:spacing w:after="80"/>
      </w:pPr>
      <w:r>
        <w:t>Use automated means (bots, scrapers) to access the Service without our consent</w:t>
      </w:r>
    </w:p>
    <w:p w14:paraId="094DD37B" w14:textId="77777777" w:rsidR="00A7401D" w:rsidRDefault="00000000">
      <w:pPr>
        <w:pStyle w:val="ListParagraph"/>
        <w:numPr>
          <w:ilvl w:val="0"/>
          <w:numId w:val="2"/>
        </w:numPr>
        <w:spacing w:after="80"/>
      </w:pPr>
      <w:r>
        <w:t>Interfere with the Service’s infrastructure or other users’ access</w:t>
      </w:r>
    </w:p>
    <w:p w14:paraId="09B6D4DA" w14:textId="77777777" w:rsidR="00A7401D" w:rsidRDefault="00000000">
      <w:pPr>
        <w:pStyle w:val="ListParagraph"/>
        <w:numPr>
          <w:ilvl w:val="0"/>
          <w:numId w:val="2"/>
        </w:numPr>
        <w:spacing w:after="80"/>
      </w:pPr>
      <w:r>
        <w:t>Impersonate another person or misrepresent your identity</w:t>
      </w:r>
    </w:p>
    <w:p w14:paraId="46106764" w14:textId="77777777" w:rsidR="00A7401D" w:rsidRDefault="00000000">
      <w:pPr>
        <w:pStyle w:val="Heading1"/>
      </w:pPr>
      <w:r>
        <w:t>9. Intellectual Property</w:t>
      </w:r>
    </w:p>
    <w:p w14:paraId="7E5B4A01" w14:textId="77777777" w:rsidR="00A7401D" w:rsidRDefault="00000000">
      <w:pPr>
        <w:spacing w:after="160"/>
      </w:pPr>
      <w:r>
        <w:rPr>
          <w:b/>
          <w:bCs/>
        </w:rPr>
        <w:t xml:space="preserve">Our IP: </w:t>
      </w:r>
      <w:r>
        <w:t xml:space="preserve">The Service, including its design, software, algorithms, and branding, is owned by </w:t>
      </w:r>
      <w:del w:id="248" w:author="Claude" w:date="2026-02-24T00:00:00Z">
        <w:r>
          <w:delText xml:space="preserve">Resila Inc.</w:delText>
        </w:r>
      </w:del>
      <w:ins w:id="249" w:author="Claude" w:date="2026-02-24T00:00:00Z">
        <w:r>
          <w:t xml:space="preserve">Resila Technologies Inc.</w:t>
        </w:r>
      </w:ins>
      <w:r>
        <w:t xml:space="preserve"> and protected by intellectual property laws. These Terms do not grant you any ownership rights in the Service.</w:t>
      </w:r>
    </w:p>
    <w:p w14:paraId="0F331109" w14:textId="77777777" w:rsidR="00A7401D" w:rsidRDefault="00000000">
      <w:pPr>
        <w:spacing w:after="160"/>
      </w:pPr>
      <w:r>
        <w:rPr>
          <w:b/>
          <w:bCs/>
        </w:rPr>
        <w:t xml:space="preserve">Your Data: </w:t>
      </w:r>
      <w:r>
        <w:t>You retain ownership of the personal data you provide to the Service. By using the Service, you grant us a limited, non-exclusive license to process your data solely for the purpose of providing and improving the Service.</w:t>
      </w:r>
    </w:p>
    <w:p w14:paraId="352145BC" w14:textId="77777777" w:rsidR="00A7401D" w:rsidRDefault="00000000">
      <w:pPr>
        <w:pStyle w:val="Heading1"/>
      </w:pPr>
      <w:r>
        <w:t>10. Disclaimer of Warranties</w:t>
      </w:r>
    </w:p>
    <w:p w14:paraId="587D115E" w14:textId="77777777" w:rsidR="00A7401D" w:rsidRDefault="00000000">
      <w:pPr>
        <w:spacing w:after="160"/>
      </w:pPr>
      <w:r>
        <w:rPr>
          <w:sz w:val="20"/>
          <w:szCs w:val="20"/>
        </w:rPr>
        <w:t xml:space="preserve">THE SERVICE IS PROVIDED "AS IS" AND "AS AVAILABLE." TO THE MAXIMUM EXTENT PERMITTED BY LAW, </w:t>
      </w:r>
      <w:del w:id="246" w:author="Claude" w:date="2026-02-24T00:00:00Z">
        <w:r>
          <w:rPr>
            <w:sz w:val="20"/>
            <w:szCs w:val="20"/>
          </w:rPr>
          <w:delText xml:space="preserve">Resila Inc.</w:delText>
        </w:r>
      </w:del>
      <w:ins w:id="247" w:author="Claude" w:date="2026-02-24T00:00:00Z">
        <w:r>
          <w:rPr>
            <w:sz w:val="20"/>
            <w:szCs w:val="20"/>
          </w:rPr>
          <w:t xml:space="preserve">Resila Technologies Inc.</w:t>
        </w:r>
      </w:ins>
      <w:r>
        <w:rPr>
          <w:sz w:val="20"/>
          <w:szCs w:val="20"/>
        </w:rPr>
        <w:t xml:space="preserve"> DISCLAIMS ALL WARRANTIES, EXPRESS OR IMPLIED, INCLUDING WARRANTIES OF MERCHANTABILITY, FITNESS FOR A PARTICULAR PURPOSE, NON-INFRINGEMENT, AND ACCURACY OF AI-GENERATED CONTENT.</w:t>
      </w:r>
    </w:p>
    <w:p w14:paraId="51101558" w14:textId="77777777" w:rsidR="00A7401D" w:rsidRDefault="00000000">
      <w:pPr>
        <w:spacing w:after="160"/>
      </w:pPr>
      <w:r>
        <w:rPr>
          <w:sz w:val="20"/>
          <w:szCs w:val="20"/>
        </w:rPr>
        <w:t>WE DO NOT WARRANT THAT THE SERVICE WILL BE UNINTERRUPTED, ERROR-FREE, OR SECURE, OR THAT ANY DEFECTS WILL BE CORRECTED.</w:t>
      </w:r>
    </w:p>
    <w:p w14:paraId="710FB4C5" w14:textId="77777777" w:rsidR="00A7401D" w:rsidRDefault="00000000">
      <w:pPr>
        <w:pStyle w:val="Heading1"/>
      </w:pPr>
      <w:r>
        <w:lastRenderedPageBreak/>
        <w:t>11. Limitation of Liability</w:t>
      </w:r>
    </w:p>
    <w:p w14:paraId="0296E7AD" w14:textId="77777777" w:rsidR="00A7401D" w:rsidRDefault="00000000">
      <w:pPr>
        <w:spacing w:after="160"/>
      </w:pPr>
      <w:r>
        <w:rPr>
          <w:sz w:val="20"/>
          <w:szCs w:val="20"/>
        </w:rPr>
        <w:t xml:space="preserve">TO THE MAXIMUM EXTENT PERMITTED BY APPLICABLE LAW, </w:t>
      </w:r>
      <w:del w:id="244" w:author="Claude" w:date="2026-02-24T00:00:00Z">
        <w:r>
          <w:rPr>
            <w:sz w:val="20"/>
            <w:szCs w:val="20"/>
          </w:rPr>
          <w:delText xml:space="preserve">Resila Inc.</w:delText>
        </w:r>
      </w:del>
      <w:ins w:id="245" w:author="Claude" w:date="2026-02-24T00:00:00Z">
        <w:r>
          <w:rPr>
            <w:sz w:val="20"/>
            <w:szCs w:val="20"/>
          </w:rPr>
          <w:t xml:space="preserve">Resila Technologies Inc.</w:t>
        </w:r>
      </w:ins>
      <w:r>
        <w:rPr>
          <w:sz w:val="20"/>
          <w:szCs w:val="20"/>
        </w:rPr>
        <w:t xml:space="preserve">’S TOTAL LIABILITY FOR ALL CLAIMS RELATED TO THE SERVICE SHALL NOT EXCEED THE AMOUNT YOU HAVE PAID US IN THE TWELVE (12) MONTHS PRECEDING THE CLAIM, OR CAD $100, WHICHEVER IS GREATER.</w:t>
      </w:r>
    </w:p>
    <w:p w14:paraId="72427FEE" w14:textId="77777777" w:rsidR="00A7401D" w:rsidRDefault="00000000">
      <w:pPr>
        <w:spacing w:after="160"/>
      </w:pPr>
      <w:r>
        <w:rPr>
          <w:sz w:val="20"/>
          <w:szCs w:val="20"/>
        </w:rPr>
        <w:t/>
      </w:r>
      <w:del w:id="242" w:author="Claude" w:date="2026-02-24T00:00:00Z">
        <w:r>
          <w:rPr>
            <w:sz w:val="20"/>
            <w:szCs w:val="20"/>
          </w:rPr>
          <w:delText xml:space="preserve">Resila Inc.</w:delText>
        </w:r>
      </w:del>
      <w:ins w:id="243" w:author="Claude" w:date="2026-02-24T00:00:00Z">
        <w:r>
          <w:rPr>
            <w:sz w:val="20"/>
            <w:szCs w:val="20"/>
          </w:rPr>
          <w:t xml:space="preserve">Resila Technologies Inc.</w:t>
        </w:r>
      </w:ins>
      <w:r>
        <w:rPr>
          <w:sz w:val="20"/>
          <w:szCs w:val="20"/>
        </w:rPr>
        <w:t xml:space="preserve"> SHALL NOT BE LIABLE FOR ANY INDIRECT, INCIDENTAL, SPECIAL, CONSEQUENTIAL, OR PUNITIVE DAMAGES, INCLUDING BUT NOT LIMITED TO DAMAGES FOR LOSS OF DATA, GOODWILL, OR PROFITS, ARISING OUT OF OR RELATED TO YOUR USE OF THE SERVICE OR RELIANCE ON AI-GENERATED INSIGHTS.</w:t>
      </w:r>
    </w:p>
    <w:p w14:paraId="7C32D47B" w14:textId="77777777" w:rsidR="00A7401D" w:rsidRDefault="00000000">
      <w:pPr>
        <w:pStyle w:val="Heading1"/>
      </w:pPr>
      <w:r>
        <w:t>12. Indemnification</w:t>
      </w:r>
    </w:p>
    <w:p w14:paraId="450E6F97" w14:textId="77777777" w:rsidR="00A7401D" w:rsidRDefault="00000000">
      <w:pPr>
        <w:spacing w:after="160"/>
      </w:pPr>
      <w:r>
        <w:t xml:space="preserve">You agree to indemnify, defend, and hold harmless </w:t>
      </w:r>
      <w:del w:id="240" w:author="Claude" w:date="2026-02-24T00:00:00Z">
        <w:r>
          <w:delText xml:space="preserve">Resila Inc.</w:delText>
        </w:r>
      </w:del>
      <w:ins w:id="241" w:author="Claude" w:date="2026-02-24T00:00:00Z">
        <w:r>
          <w:t xml:space="preserve">Resila Technologies Inc.</w:t>
        </w:r>
      </w:ins>
      <w:r>
        <w:t xml:space="preserve">, its officers, directors, employees, and agents from and against any claims, liabilities, damages, losses, and expenses arising out of or related to your use of the Service or violation of these Terms.</w:t>
      </w:r>
    </w:p>
    <w:p w14:paraId="55DBC5E7" w14:textId="77777777" w:rsidR="00A7401D" w:rsidRDefault="00000000">
      <w:pPr>
        <w:pStyle w:val="Heading1"/>
      </w:pPr>
      <w:r>
        <w:t>13. Termination</w:t>
      </w:r>
    </w:p>
    <w:p w14:paraId="6B4404C9" w14:textId="77777777" w:rsidR="00A7401D" w:rsidRDefault="00000000">
      <w:pPr>
        <w:spacing w:after="160"/>
      </w:pPr>
      <w:r>
        <w:rPr>
          <w:b/>
          <w:bCs/>
        </w:rPr>
        <w:t xml:space="preserve">By You: </w:t>
      </w:r>
      <w:r>
        <w:t>You may delete your account at any time through your account settings. Upon deletion, your data will be permanently removed within 30 days, except where retention is required by law.</w:t>
      </w:r>
    </w:p>
    <w:p w14:paraId="2B787301" w14:textId="77777777" w:rsidR="00A7401D" w:rsidRDefault="00000000">
      <w:pPr>
        <w:spacing w:after="160"/>
      </w:pPr>
      <w:r>
        <w:rPr>
          <w:b/>
          <w:bCs/>
        </w:rPr>
        <w:t xml:space="preserve">By Us: </w:t>
      </w:r>
      <w:r>
        <w:t>We may suspend or terminate your account if you violate these Terms, engage in fraudulent activity, or if required by law. We will provide reasonable notice where practicable.</w:t>
      </w:r>
    </w:p>
    <w:p w14:paraId="46E0BB10" w14:textId="77777777" w:rsidR="00A7401D" w:rsidRDefault="00000000">
      <w:pPr>
        <w:pStyle w:val="Heading1"/>
      </w:pPr>
      <w:r>
        <w:t>14. Dispute Resolution</w:t>
      </w:r>
    </w:p>
    <w:p w14:paraId="36753C84" w14:textId="397E9350" w:rsidR="00A7401D" w:rsidRDefault="00000000">
      <w:pPr>
        <w:spacing w:after="160"/>
        <w:rPr>
          <w:del w:id="100" w:author="Claude" w:date="2026-02-24T00:00:00Z"/>
        </w:rPr>
      </w:pPr>
      <w:del w:id="101" w:author="Claude" w:date="2026-02-24T00:00:00Z">
        <w:r>
          <w:delText>Any disputes arising under these Terms shall be resolved through good-faith negotiation. If negotiation fails, disputes shall be submitted to binding arbitration under the rules of [ADR Institute of Canada / applicable arbitration body] in Quebec, Canada. The language of arbitration shall be English.</w:delText>
        </w:r>
      </w:del>
    </w:p>
    <w:p w14:paraId="4A9F566A" w14:textId="77777777" w:rsidR="00A7401D" w:rsidRDefault="00000000">
      <w:pPr>
        <w:spacing w:after="160"/>
        <w:rPr>
          <w:del w:id="102" w:author="Claude" w:date="2026-02-24T00:00:00Z"/>
        </w:rPr>
      </w:pPr>
      <w:del w:id="103" w:author="Claude" w:date="2026-02-24T00:00:00Z">
        <w:r>
          <w:delText>Nothing in this section prevents either party from seeking injunctive relief in a court of competent jurisdiction.</w:delText>
        </w:r>
      </w:del>
    </w:p>
    <w:p w14:paraId="01010001" w14:textId="01010001" w:rsidR="00A7401D" w:rsidRDefault="00000000">
      <w:pPr>
        <w:pStyle w:val="Heading2"/>
        <w:rPr>
          <w:ins w:id="104" w:author="Claude" w:date="2026-02-24T00:00:00Z"/>
        </w:rPr>
      </w:pPr>
      <w:ins w:id="105" w:author="Claude" w:date="2026-02-24T00:00:00Z">
        <w:r>
          <w:t>14.1 Good-Faith Negotiation</w:t>
        </w:r>
      </w:ins>
    </w:p>
    <w:p w14:paraId="01010002" w14:textId="01010002" w:rsidR="00A7401D" w:rsidRDefault="00000000">
      <w:pPr>
        <w:spacing w:after="160"/>
        <w:rPr>
          <w:ins w:id="106" w:author="Claude" w:date="2026-02-24T00:00:00Z"/>
        </w:rPr>
      </w:pPr>
      <w:ins w:id="107" w:author="Claude" w:date="2026-02-24T00:00:00Z">
        <w:r>
          <w:t>Any dispute, claim, or controversy arising out of or relating to these Terms or the Service shall first be addressed through good-faith negotiation between the parties. The party raising the dispute shall provide written notice to the other party describing the nature of the dispute in reasonable detail. The parties shall use commercially reasonable efforts to resolve the dispute within thirty (30) days of receipt of such notice.</w:t>
        </w:r>
      </w:ins>
    </w:p>
    <w:p w14:paraId="01010003" w14:textId="01010003" w:rsidR="00A7401D" w:rsidRDefault="00000000">
      <w:pPr>
        <w:pStyle w:val="Heading2"/>
        <w:rPr>
          <w:ins w:id="108" w:author="Claude" w:date="2026-02-24T00:00:00Z"/>
        </w:rPr>
      </w:pPr>
      <w:ins w:id="109" w:author="Claude" w:date="2026-02-24T00:00:00Z">
        <w:r>
          <w:t>14.2 Optional Arbitration</w:t>
        </w:r>
      </w:ins>
    </w:p>
    <w:p w14:paraId="01010004" w14:textId="01010004" w:rsidR="00A7401D" w:rsidRDefault="00000000">
      <w:pPr>
        <w:spacing w:after="160"/>
        <w:rPr>
          <w:ins w:id="110" w:author="Claude" w:date="2026-02-24T00:00:00Z"/>
        </w:rPr>
      </w:pPr>
      <w:ins w:id="111" w:author="Claude" w:date="2026-02-24T00:00:00Z">
        <w:r>
          <w:t>If the dispute is not resolved through negotiation within the period described above, either party may elect to submit the dispute to binding arbitration administered by the Canadian Commercial Arbitration Centre (CCAC) in accordance with its arbitration rules then in effect. The seat of arbitration shall be in the Province of Quebec, Canada, and the language of arbitration shall be English or French, as agreed by the parties. A single arbitrator shall be appointed in accordance with the CCAC rules. The arbitrator’s decision shall be final and binding and may be entered as a judgment in any court of competent jurisdiction.</w:t>
        </w:r>
      </w:ins>
    </w:p>
    <w:p w14:paraId="01010005" w14:textId="01010005" w:rsidR="00A7401D" w:rsidRDefault="00000000">
      <w:pPr>
        <w:pStyle w:val="Heading2"/>
        <w:rPr>
          <w:ins w:id="112" w:author="Claude" w:date="2026-02-24T00:00:00Z"/>
        </w:rPr>
      </w:pPr>
      <w:ins w:id="113" w:author="Claude" w:date="2026-02-24T00:00:00Z">
        <w:r>
          <w:t>14.3 Consumer Protection Carve-Out</w:t>
        </w:r>
      </w:ins>
    </w:p>
    <w:p w14:paraId="01010006" w14:textId="01010006" w:rsidR="00A7401D" w:rsidRDefault="00000000">
      <w:pPr>
        <w:spacing w:after="160"/>
        <w:rPr>
          <w:ins w:id="114" w:author="Claude" w:date="2026-02-24T00:00:00Z"/>
        </w:rPr>
      </w:pPr>
      <w:ins w:id="115" w:author="Claude" w:date="2026-02-24T00:00:00Z">
        <w:r>
          <w:t>Nothing in this Section 14 shall be construed to limit, waive, or restrict any rights that you may have under mandatory consumer protection legislation in your jurisdiction of residence, including but not limited to the Quebec Consumer Protection Act (CQLR, c. P-40.1), the California Consumer Privacy Act (CCPA/CPRA), or applicable European Union consumer protection directives. Where mandatory consumer protection law prohibits or restricts the use of binding arbitration in consumer contracts, such prohibitions or restrictions shall prevail over this Section 14 to the extent of the inconsistency.</w:t>
        </w:r>
      </w:ins>
    </w:p>
    <w:p w14:paraId="01010007" w14:textId="01010007" w:rsidR="00A7401D" w:rsidRDefault="00000000">
      <w:pPr>
        <w:pStyle w:val="Heading2"/>
        <w:rPr>
          <w:ins w:id="116" w:author="Claude" w:date="2026-02-24T00:00:00Z"/>
        </w:rPr>
      </w:pPr>
      <w:ins w:id="117" w:author="Claude" w:date="2026-02-24T00:00:00Z">
        <w:r>
          <w:t>14.4 Small Claims and Court Access</w:t>
        </w:r>
      </w:ins>
    </w:p>
    <w:p w14:paraId="01010008" w14:textId="01010008" w:rsidR="00A7401D" w:rsidRDefault="00000000">
      <w:pPr>
        <w:spacing w:after="160"/>
        <w:rPr>
          <w:ins w:id="118" w:author="Claude" w:date="2026-02-24T00:00:00Z"/>
        </w:rPr>
      </w:pPr>
      <w:ins w:id="119" w:author="Claude" w:date="2026-02-24T00:00:00Z">
        <w:r>
          <w:t>Notwithstanding Section 14.2, either party may bring an individual claim in the small claims court of competent jurisdiction (or equivalent tribunal) where the claim falls within that court’s monetary jurisdiction.</w:t>
        </w:r>
      </w:ins>
    </w:p>
    <w:p w14:paraId="01010009" w14:textId="01010009" w:rsidR="00A7401D" w:rsidRDefault="00000000">
      <w:pPr>
        <w:pStyle w:val="Heading2"/>
        <w:rPr>
          <w:ins w:id="120" w:author="Claude" w:date="2026-02-24T00:00:00Z"/>
        </w:rPr>
      </w:pPr>
      <w:ins w:id="121" w:author="Claude" w:date="2026-02-24T00:00:00Z">
        <w:r>
          <w:t>14.5 Injunctive and Equitable Relief</w:t>
        </w:r>
      </w:ins>
    </w:p>
    <w:p w14:paraId="0101000A" w14:textId="0101000A" w:rsidR="00A7401D" w:rsidRDefault="00000000">
      <w:pPr>
        <w:spacing w:after="160"/>
        <w:rPr>
          <w:ins w:id="122" w:author="Claude" w:date="2026-02-24T00:00:00Z"/>
        </w:rPr>
      </w:pPr>
      <w:ins w:id="123" w:author="Claude" w:date="2026-02-24T00:00:00Z">
        <w:r>
          <w:t>Nothing in this Section 14 prevents either party from seeking interim or permanent injunctive relief, or other equitable remedies, in a court of competent jurisdiction at any time to protect its intellectual property rights, confidential information, or to prevent irreparable harm.</w:t>
        </w:r>
      </w:ins>
    </w:p>
    <w:p w14:paraId="5DC2FEC4" w14:textId="77777777" w:rsidR="00A7401D" w:rsidRDefault="00000000">
      <w:pPr>
        <w:pStyle w:val="Heading1"/>
      </w:pPr>
      <w:r>
        <w:t>15. Governing Law</w:t>
      </w:r>
    </w:p>
    <w:p w14:paraId="1CB49260" w14:textId="7C7ACFD1" w:rsidR="00A7401D" w:rsidRDefault="00000000">
      <w:pPr>
        <w:spacing w:after="160"/>
      </w:pPr>
      <w:r>
        <w:t xml:space="preserve">These Terms are governed by and construed in accordance with the laws of the Province of </w:t>
      </w:r>
      <w:r>
        <w:rPr>
          <w:rFonts w:hint="eastAsia"/>
        </w:rPr>
        <w:t>Quebec</w:t>
      </w:r>
      <w:r>
        <w:t xml:space="preserve"> and the federal laws of Canada applicable therein.</w:t>
      </w:r>
    </w:p>
    <w:p w14:paraId="5660394D" w14:textId="77777777" w:rsidR="00A7401D" w:rsidRDefault="00000000">
      <w:pPr>
        <w:pStyle w:val="Heading1"/>
      </w:pPr>
      <w:r>
        <w:t>16. Modifications to Terms</w:t>
      </w:r>
    </w:p>
    <w:p w14:paraId="4483234D" w14:textId="77777777" w:rsidR="00A7401D" w:rsidRDefault="00000000">
      <w:pPr>
        <w:spacing w:after="160"/>
      </w:pPr>
      <w:r>
        <w:t>We may update these Terms from time to time. We will notify you of material changes by email or prominent in-app notice at least 30 days before the changes take effect. Continued use of the Service after the effective date constitutes acceptance.</w:t>
      </w:r>
    </w:p>
    <w:p w14:paraId="75EE2320" w14:textId="77777777" w:rsidR="00A7401D" w:rsidRDefault="00000000">
      <w:pPr>
        <w:pStyle w:val="Heading1"/>
      </w:pPr>
      <w:r>
        <w:t>17. Severability</w:t>
      </w:r>
    </w:p>
    <w:p w14:paraId="4BC680E1" w14:textId="77777777" w:rsidR="00A7401D" w:rsidRDefault="00000000">
      <w:pPr>
        <w:spacing w:after="160"/>
      </w:pPr>
      <w:r>
        <w:lastRenderedPageBreak/>
        <w:t>If any provision of these Terms is found to be unenforceable or invalid, that provision shall be limited or eliminated to the minimum extent necessary, and the remaining provisions shall remain in full force and effect.</w:t>
      </w:r>
    </w:p>
    <w:p w14:paraId="194B1421" w14:textId="77777777" w:rsidR="00A7401D" w:rsidRDefault="00000000">
      <w:pPr>
        <w:pStyle w:val="Heading1"/>
      </w:pPr>
      <w:r>
        <w:t>18. Entire Agreement</w:t>
      </w:r>
    </w:p>
    <w:p w14:paraId="704FE80A" w14:textId="77777777" w:rsidR="00A7401D" w:rsidRDefault="00000000">
      <w:pPr>
        <w:spacing w:after="160"/>
      </w:pPr>
      <w:r>
        <w:t>These Terms, together with our Privacy Policy, Cookie Policy, and Health and Wellness Disclaimer, constitute the entire agreement between you and Resila regarding the Service.</w:t>
      </w:r>
    </w:p>
    <w:p w14:paraId="4485AE5C" w14:textId="77777777" w:rsidR="00A7401D" w:rsidRPr="00841BD9" w:rsidRDefault="00000000">
      <w:pPr>
        <w:pStyle w:val="Heading1"/>
        <w:rPr>
          <w:lang w:val="fr-FR"/>
        </w:rPr>
      </w:pPr>
      <w:r>
        <w:rPr>
          <w:lang w:val="fr-FR"/>
        </w:rPr>
        <w:t>19. Contact</w:t>
      </w:r>
    </w:p>
    <w:p w14:paraId="577EDA75" w14:textId="3DBA879B" w:rsidR="00A7401D" w:rsidRPr="00F75E8F" w:rsidRDefault="00000000">
      <w:pPr>
        <w:spacing w:after="160"/>
        <w:rPr>
          <w:lang w:val="fr-FR"/>
        </w:rPr>
      </w:pPr>
      <w:r>
        <w:rPr>
          <w:b/>
          <w:bCs/>
          <w:lang w:val="fr-FR"/>
        </w:rPr>
        <w:t xml:space="preserve">Email: </w:t>
      </w:r>
      <w:r>
        <w:rPr>
          <w:lang w:val="fr-FR"/>
        </w:rPr>
        <w:t>gavin@resila.ai</w:t>
      </w:r>
    </w:p>
    <w:p w14:paraId="40573D13" w14:textId="77777777" w:rsidR="00BD2C23" w:rsidRDefault="00BD2C23">
      <w:pPr>
        <w:spacing w:after="160"/>
        <w:rPr>
          <w:b/>
          <w:bCs/>
          <w:lang w:val="fr-FR"/>
        </w:rPr>
      </w:pPr>
      <w:r>
        <w:rPr>
          <w:b/>
          <w:bCs/>
          <w:lang w:val="fr-FR"/>
        </w:rPr>
        <w:t>Address:</w:t>
      </w:r>
    </w:p>
    <w:p w14:paraId="378AE224" w14:textId="774C2C95" w:rsidR="00C518A4" w:rsidRDefault="00000000">
      <w:pPr>
        <w:spacing w:after="160"/>
        <w:rPr>
          <w:lang w:val="fr-FR"/>
        </w:rPr>
      </w:pPr>
      <w:r>
        <w:rPr>
          <w:lang w:val="fr-FR"/>
        </w:rPr>
        <w:t>Resila Technologies Inc.</w:t>
      </w:r>
    </w:p>
    <w:p w14:paraId="7B3737BA" w14:textId="7204A716" w:rsidR="00A7401D" w:rsidRPr="001B4224" w:rsidRDefault="00E825A8">
      <w:pPr>
        <w:spacing w:after="160"/>
        <w:rPr>
          <w:lang w:val="fr-FR"/>
        </w:rPr>
      </w:pPr>
      <w:r>
        <w:rPr>
          <w:lang w:val="fr-FR"/>
        </w:rPr>
        <w:t>4605 Boulevard Lapinière, Suite 350, Brossard, QC Canada J4Z 3T5</w:t>
      </w:r>
    </w:p>
    <w:sectPr w:rsidR="00A7401D" w:rsidRPr="001B42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4236"/>
    <w:multiLevelType w:val="hybridMultilevel"/>
    <w:tmpl w:val="B8CAB7F6"/>
    <w:lvl w:ilvl="0" w:tplc="EFA41B58">
      <w:start w:val="1"/>
      <w:numFmt w:val="bullet"/>
      <w:lvlText w:val="•"/>
      <w:lvlJc w:val="left"/>
      <w:pPr>
        <w:ind w:left="1080" w:hanging="360"/>
      </w:pPr>
    </w:lvl>
    <w:lvl w:ilvl="1" w:tplc="6B701D50">
      <w:numFmt w:val="decimal"/>
      <w:lvlText w:val=""/>
      <w:lvlJc w:val="left"/>
    </w:lvl>
    <w:lvl w:ilvl="2" w:tplc="E12ACB52">
      <w:numFmt w:val="decimal"/>
      <w:lvlText w:val=""/>
      <w:lvlJc w:val="left"/>
    </w:lvl>
    <w:lvl w:ilvl="3" w:tplc="A89A9CF0">
      <w:numFmt w:val="decimal"/>
      <w:lvlText w:val=""/>
      <w:lvlJc w:val="left"/>
    </w:lvl>
    <w:lvl w:ilvl="4" w:tplc="4B3E2212">
      <w:numFmt w:val="decimal"/>
      <w:lvlText w:val=""/>
      <w:lvlJc w:val="left"/>
    </w:lvl>
    <w:lvl w:ilvl="5" w:tplc="7E842D74">
      <w:numFmt w:val="decimal"/>
      <w:lvlText w:val=""/>
      <w:lvlJc w:val="left"/>
    </w:lvl>
    <w:lvl w:ilvl="6" w:tplc="27FEC604">
      <w:numFmt w:val="decimal"/>
      <w:lvlText w:val=""/>
      <w:lvlJc w:val="left"/>
    </w:lvl>
    <w:lvl w:ilvl="7" w:tplc="185AB86E">
      <w:numFmt w:val="decimal"/>
      <w:lvlText w:val=""/>
      <w:lvlJc w:val="left"/>
    </w:lvl>
    <w:lvl w:ilvl="8" w:tplc="F188A684">
      <w:numFmt w:val="decimal"/>
      <w:lvlText w:val=""/>
      <w:lvlJc w:val="left"/>
    </w:lvl>
  </w:abstractNum>
  <w:abstractNum w:abstractNumId="1" w15:restartNumberingAfterBreak="0">
    <w:nsid w:val="1BD61107"/>
    <w:multiLevelType w:val="hybridMultilevel"/>
    <w:tmpl w:val="BA524C54"/>
    <w:lvl w:ilvl="0" w:tplc="BF269A38">
      <w:start w:val="1"/>
      <w:numFmt w:val="lowerLetter"/>
      <w:lvlText w:val="%1)"/>
      <w:lvlJc w:val="left"/>
      <w:pPr>
        <w:ind w:left="720" w:hanging="360"/>
      </w:pPr>
    </w:lvl>
    <w:lvl w:ilvl="1" w:tplc="F26E2366">
      <w:numFmt w:val="decimal"/>
      <w:lvlText w:val=""/>
      <w:lvlJc w:val="left"/>
    </w:lvl>
    <w:lvl w:ilvl="2" w:tplc="7390F648">
      <w:numFmt w:val="decimal"/>
      <w:lvlText w:val=""/>
      <w:lvlJc w:val="left"/>
    </w:lvl>
    <w:lvl w:ilvl="3" w:tplc="AC8C0546">
      <w:numFmt w:val="decimal"/>
      <w:lvlText w:val=""/>
      <w:lvlJc w:val="left"/>
    </w:lvl>
    <w:lvl w:ilvl="4" w:tplc="9224EAA6">
      <w:numFmt w:val="decimal"/>
      <w:lvlText w:val=""/>
      <w:lvlJc w:val="left"/>
    </w:lvl>
    <w:lvl w:ilvl="5" w:tplc="77A0B8BA">
      <w:numFmt w:val="decimal"/>
      <w:lvlText w:val=""/>
      <w:lvlJc w:val="left"/>
    </w:lvl>
    <w:lvl w:ilvl="6" w:tplc="6F3A6646">
      <w:numFmt w:val="decimal"/>
      <w:lvlText w:val=""/>
      <w:lvlJc w:val="left"/>
    </w:lvl>
    <w:lvl w:ilvl="7" w:tplc="0016A58A">
      <w:numFmt w:val="decimal"/>
      <w:lvlText w:val=""/>
      <w:lvlJc w:val="left"/>
    </w:lvl>
    <w:lvl w:ilvl="8" w:tplc="19F899B2">
      <w:numFmt w:val="decimal"/>
      <w:lvlText w:val=""/>
      <w:lvlJc w:val="left"/>
    </w:lvl>
  </w:abstractNum>
  <w:abstractNum w:abstractNumId="2" w15:restartNumberingAfterBreak="0">
    <w:nsid w:val="1EB7138D"/>
    <w:multiLevelType w:val="hybridMultilevel"/>
    <w:tmpl w:val="92F8CC7C"/>
    <w:lvl w:ilvl="0" w:tplc="27A2DAFA">
      <w:start w:val="1"/>
      <w:numFmt w:val="bullet"/>
      <w:lvlText w:val="•"/>
      <w:lvlJc w:val="left"/>
      <w:pPr>
        <w:ind w:left="720" w:hanging="360"/>
      </w:pPr>
    </w:lvl>
    <w:lvl w:ilvl="1" w:tplc="29B2EAB2">
      <w:numFmt w:val="decimal"/>
      <w:lvlText w:val=""/>
      <w:lvlJc w:val="left"/>
    </w:lvl>
    <w:lvl w:ilvl="2" w:tplc="2DB61258">
      <w:numFmt w:val="decimal"/>
      <w:lvlText w:val=""/>
      <w:lvlJc w:val="left"/>
    </w:lvl>
    <w:lvl w:ilvl="3" w:tplc="3C5C284C">
      <w:numFmt w:val="decimal"/>
      <w:lvlText w:val=""/>
      <w:lvlJc w:val="left"/>
    </w:lvl>
    <w:lvl w:ilvl="4" w:tplc="393AF394">
      <w:numFmt w:val="decimal"/>
      <w:lvlText w:val=""/>
      <w:lvlJc w:val="left"/>
    </w:lvl>
    <w:lvl w:ilvl="5" w:tplc="0CBABC86">
      <w:numFmt w:val="decimal"/>
      <w:lvlText w:val=""/>
      <w:lvlJc w:val="left"/>
    </w:lvl>
    <w:lvl w:ilvl="6" w:tplc="1C02DD36">
      <w:numFmt w:val="decimal"/>
      <w:lvlText w:val=""/>
      <w:lvlJc w:val="left"/>
    </w:lvl>
    <w:lvl w:ilvl="7" w:tplc="0D582F30">
      <w:numFmt w:val="decimal"/>
      <w:lvlText w:val=""/>
      <w:lvlJc w:val="left"/>
    </w:lvl>
    <w:lvl w:ilvl="8" w:tplc="BCB06058">
      <w:numFmt w:val="decimal"/>
      <w:lvlText w:val=""/>
      <w:lvlJc w:val="left"/>
    </w:lvl>
  </w:abstractNum>
  <w:abstractNum w:abstractNumId="3" w15:restartNumberingAfterBreak="0">
    <w:nsid w:val="2D7767BE"/>
    <w:multiLevelType w:val="hybridMultilevel"/>
    <w:tmpl w:val="E71CC3EE"/>
    <w:lvl w:ilvl="0" w:tplc="10B43970">
      <w:start w:val="1"/>
      <w:numFmt w:val="bullet"/>
      <w:lvlText w:val="●"/>
      <w:lvlJc w:val="left"/>
      <w:pPr>
        <w:ind w:left="720" w:hanging="360"/>
      </w:pPr>
    </w:lvl>
    <w:lvl w:ilvl="1" w:tplc="100E6872">
      <w:start w:val="1"/>
      <w:numFmt w:val="bullet"/>
      <w:lvlText w:val="○"/>
      <w:lvlJc w:val="left"/>
      <w:pPr>
        <w:ind w:left="1440" w:hanging="360"/>
      </w:pPr>
    </w:lvl>
    <w:lvl w:ilvl="2" w:tplc="705A9BAA">
      <w:start w:val="1"/>
      <w:numFmt w:val="bullet"/>
      <w:lvlText w:val="■"/>
      <w:lvlJc w:val="left"/>
      <w:pPr>
        <w:ind w:left="2160" w:hanging="360"/>
      </w:pPr>
    </w:lvl>
    <w:lvl w:ilvl="3" w:tplc="64FC6DE8">
      <w:start w:val="1"/>
      <w:numFmt w:val="bullet"/>
      <w:lvlText w:val="●"/>
      <w:lvlJc w:val="left"/>
      <w:pPr>
        <w:ind w:left="2880" w:hanging="360"/>
      </w:pPr>
    </w:lvl>
    <w:lvl w:ilvl="4" w:tplc="00CE5956">
      <w:start w:val="1"/>
      <w:numFmt w:val="bullet"/>
      <w:lvlText w:val="○"/>
      <w:lvlJc w:val="left"/>
      <w:pPr>
        <w:ind w:left="3600" w:hanging="360"/>
      </w:pPr>
    </w:lvl>
    <w:lvl w:ilvl="5" w:tplc="D0D2AC5C">
      <w:start w:val="1"/>
      <w:numFmt w:val="bullet"/>
      <w:lvlText w:val="■"/>
      <w:lvlJc w:val="left"/>
      <w:pPr>
        <w:ind w:left="4320" w:hanging="360"/>
      </w:pPr>
    </w:lvl>
    <w:lvl w:ilvl="6" w:tplc="DD4656F6">
      <w:start w:val="1"/>
      <w:numFmt w:val="bullet"/>
      <w:lvlText w:val="●"/>
      <w:lvlJc w:val="left"/>
      <w:pPr>
        <w:ind w:left="5040" w:hanging="360"/>
      </w:pPr>
    </w:lvl>
    <w:lvl w:ilvl="7" w:tplc="98709656">
      <w:start w:val="1"/>
      <w:numFmt w:val="bullet"/>
      <w:lvlText w:val="●"/>
      <w:lvlJc w:val="left"/>
      <w:pPr>
        <w:ind w:left="5760" w:hanging="360"/>
      </w:pPr>
    </w:lvl>
    <w:lvl w:ilvl="8" w:tplc="F8EAEE92">
      <w:start w:val="1"/>
      <w:numFmt w:val="bullet"/>
      <w:lvlText w:val="●"/>
      <w:lvlJc w:val="left"/>
      <w:pPr>
        <w:ind w:left="6480" w:hanging="360"/>
      </w:pPr>
    </w:lvl>
  </w:abstractNum>
  <w:abstractNum w:abstractNumId="4" w15:restartNumberingAfterBreak="0">
    <w:nsid w:val="4FA36053"/>
    <w:multiLevelType w:val="hybridMultilevel"/>
    <w:tmpl w:val="45E248B0"/>
    <w:lvl w:ilvl="0" w:tplc="EB18B456">
      <w:start w:val="1"/>
      <w:numFmt w:val="decimal"/>
      <w:lvlText w:val="%1."/>
      <w:lvlJc w:val="left"/>
      <w:pPr>
        <w:ind w:left="720" w:hanging="360"/>
      </w:pPr>
    </w:lvl>
    <w:lvl w:ilvl="1" w:tplc="F216C62C">
      <w:numFmt w:val="decimal"/>
      <w:lvlText w:val=""/>
      <w:lvlJc w:val="left"/>
    </w:lvl>
    <w:lvl w:ilvl="2" w:tplc="321CADA4">
      <w:numFmt w:val="decimal"/>
      <w:lvlText w:val=""/>
      <w:lvlJc w:val="left"/>
    </w:lvl>
    <w:lvl w:ilvl="3" w:tplc="202EE166">
      <w:numFmt w:val="decimal"/>
      <w:lvlText w:val=""/>
      <w:lvlJc w:val="left"/>
    </w:lvl>
    <w:lvl w:ilvl="4" w:tplc="A42E0B66">
      <w:numFmt w:val="decimal"/>
      <w:lvlText w:val=""/>
      <w:lvlJc w:val="left"/>
    </w:lvl>
    <w:lvl w:ilvl="5" w:tplc="B03A2146">
      <w:numFmt w:val="decimal"/>
      <w:lvlText w:val=""/>
      <w:lvlJc w:val="left"/>
    </w:lvl>
    <w:lvl w:ilvl="6" w:tplc="F6DE22C8">
      <w:numFmt w:val="decimal"/>
      <w:lvlText w:val=""/>
      <w:lvlJc w:val="left"/>
    </w:lvl>
    <w:lvl w:ilvl="7" w:tplc="AA40E20C">
      <w:numFmt w:val="decimal"/>
      <w:lvlText w:val=""/>
      <w:lvlJc w:val="left"/>
    </w:lvl>
    <w:lvl w:ilvl="8" w:tplc="9BDA7A12">
      <w:numFmt w:val="decimal"/>
      <w:lvlText w:val=""/>
      <w:lvlJc w:val="left"/>
    </w:lvl>
  </w:abstractNum>
  <w:num w:numId="1" w16cid:durableId="2112697357">
    <w:abstractNumId w:val="3"/>
    <w:lvlOverride w:ilvl="0">
      <w:startOverride w:val="1"/>
    </w:lvlOverride>
  </w:num>
  <w:num w:numId="2" w16cid:durableId="15134496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01D"/>
    <w:rsid w:val="001436D4"/>
    <w:rsid w:val="00167B89"/>
    <w:rsid w:val="0018781C"/>
    <w:rsid w:val="001B4224"/>
    <w:rsid w:val="002B1471"/>
    <w:rsid w:val="00323D66"/>
    <w:rsid w:val="003A41F5"/>
    <w:rsid w:val="004A22DB"/>
    <w:rsid w:val="004F5E3F"/>
    <w:rsid w:val="00562861"/>
    <w:rsid w:val="00564263"/>
    <w:rsid w:val="005C1AF9"/>
    <w:rsid w:val="006109F4"/>
    <w:rsid w:val="006305DC"/>
    <w:rsid w:val="007575FF"/>
    <w:rsid w:val="007A4579"/>
    <w:rsid w:val="00841BD9"/>
    <w:rsid w:val="008C6FBC"/>
    <w:rsid w:val="00982DAD"/>
    <w:rsid w:val="00A72DC5"/>
    <w:rsid w:val="00A7401D"/>
    <w:rsid w:val="00BD02C0"/>
    <w:rsid w:val="00BD2C23"/>
    <w:rsid w:val="00C518A4"/>
    <w:rsid w:val="00E825A8"/>
    <w:rsid w:val="00F75E8F"/>
    <w:rsid w:val="00FA7307"/>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CD7B243"/>
  <w15:docId w15:val="{DD8B04FF-04AE-B94A-9265-9DA1F873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eastAsia="Arial"/>
      <w:b/>
      <w:bCs/>
      <w:color w:val="1B3A5C"/>
      <w:sz w:val="32"/>
      <w:szCs w:val="32"/>
    </w:rPr>
  </w:style>
  <w:style w:type="paragraph" w:styleId="Heading2">
    <w:name w:val="heading 2"/>
    <w:uiPriority w:val="9"/>
    <w:unhideWhenUsed/>
    <w:qFormat/>
    <w:pPr>
      <w:spacing w:before="280" w:after="160"/>
      <w:outlineLvl w:val="1"/>
    </w:pPr>
    <w:rPr>
      <w:rFonts w:eastAsia="Arial"/>
      <w:b/>
      <w:bCs/>
      <w:color w:val="2E5984"/>
      <w:sz w:val="26"/>
      <w:szCs w:val="26"/>
    </w:rPr>
  </w:style>
  <w:style w:type="paragraph" w:styleId="Heading3">
    <w:name w:val="heading 3"/>
    <w:uiPriority w:val="9"/>
    <w:semiHidden/>
    <w:unhideWhenUsed/>
    <w:qFormat/>
    <w:pPr>
      <w:spacing w:before="200" w:after="120"/>
      <w:outlineLvl w:val="2"/>
    </w:pPr>
    <w:rPr>
      <w:rFonts w:eastAsia="Arial"/>
      <w:b/>
      <w:bCs/>
      <w:color w:val="3D6F9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1252</Words>
  <Characters>7024</Characters>
  <Application>Microsoft Office Word</Application>
  <DocSecurity>0</DocSecurity>
  <Lines>140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Gavin Geng</cp:lastModifiedBy>
  <cp:revision>27</cp:revision>
  <dcterms:created xsi:type="dcterms:W3CDTF">2026-02-24T02:50:00Z</dcterms:created>
  <dcterms:modified xsi:type="dcterms:W3CDTF">2026-02-24T04:55:00Z</dcterms:modified>
</cp:coreProperties>
</file>