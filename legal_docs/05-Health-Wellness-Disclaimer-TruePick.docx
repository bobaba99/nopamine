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173DA" w14:textId="77777777" w:rsidR="00776D3D" w:rsidRDefault="00000000">
      <w:pPr>
        <w:spacing w:after="80"/>
        <w:jc w:val="center"/>
      </w:pPr>
      <w:r>
        <w:rPr>
          <w:b/>
          <w:bCs/>
          <w:color w:val="1B3A5C"/>
          <w:sz w:val="40"/>
          <w:szCs w:val="40"/>
        </w:rPr>
        <w:t>HEALTH AND WELLNESS DISCLAIMER</w:t>
      </w:r>
    </w:p>
    <w:p w14:paraId="6C865FE3" w14:textId="77777777" w:rsidR="00776D3D" w:rsidRDefault="00000000">
      <w:pPr>
        <w:spacing w:after="80"/>
        <w:jc w:val="center"/>
      </w:pPr>
      <w:r>
        <w:rPr>
          <w:color w:val="2E5984"/>
          <w:sz w:val="28"/>
          <w:szCs w:val="28"/>
        </w:rPr>
        <w:t>TruePick</w:t>
      </w:r>
    </w:p>
    <w:p w14:paraId="7A1984AB" w14:textId="77777777" w:rsidR="00776D3D" w:rsidRDefault="00000000">
      <w:pPr>
        <w:spacing w:after="400"/>
        <w:jc w:val="center"/>
      </w:pPr>
      <w:r>
        <w:rPr>
          <w:i/>
          <w:iCs/>
          <w:color w:val="666666"/>
        </w:rPr>
        <w:t>Last Updated: February 23, 2026</w:t>
      </w:r>
    </w:p>
    <w:p w14:paraId="4003820B" w14:textId="77777777" w:rsidR="00776D3D" w:rsidRDefault="00000000">
      <w:pPr>
        <w:pStyle w:val="Heading1"/>
      </w:pPr>
      <w:r>
        <w:t>1. General Disclaimer</w:t>
      </w:r>
    </w:p>
    <w:p w14:paraId="61A0A574" w14:textId="77777777" w:rsidR="00776D3D" w:rsidRDefault="00000000">
      <w:pPr>
        <w:spacing w:after="160"/>
      </w:pPr>
      <w:r>
        <w:rPr>
          <w:b/>
          <w:bCs/>
        </w:rPr>
        <w:t xml:space="preserve">TruePick is a self-tracking and behavioural awareness tool, not a medical device, diagnostic tool, or therapeutic service. </w:t>
      </w:r>
      <w:r>
        <w:t>The Service is designed to help you observe and reflect on your spending habits, emotional patterns, and self-reported behavioural data. It is not intended to diagnose, treat, cure, or prevent any medical or psychological condition.</w:t>
      </w:r>
    </w:p>
    <w:p w14:paraId="6AF83B97" w14:textId="77777777" w:rsidR="00776D3D" w:rsidRDefault="00000000">
      <w:pPr>
        <w:pStyle w:val="Heading1"/>
      </w:pPr>
      <w:r>
        <w:t>2. Not Medical or Psychological Advice</w:t>
      </w:r>
    </w:p>
    <w:p w14:paraId="5012F1A3" w14:textId="77777777" w:rsidR="00776D3D" w:rsidRDefault="00000000">
      <w:pPr>
        <w:spacing w:after="160"/>
      </w:pPr>
      <w:r>
        <w:t>The information, insights, scores, categorizations, and recommendations provided by TruePick—including those generated by AI—do not constitute and should not be interpreted as:</w:t>
      </w:r>
    </w:p>
    <w:p w14:paraId="01CCD5B5" w14:textId="77777777" w:rsidR="00776D3D" w:rsidRDefault="00000000">
      <w:pPr>
        <w:pStyle w:val="ListParagraph"/>
        <w:numPr>
          <w:ilvl w:val="0"/>
          <w:numId w:val="2"/>
        </w:numPr>
        <w:spacing w:after="80"/>
      </w:pPr>
      <w:r>
        <w:t>Medical advice or diagnosis</w:t>
      </w:r>
    </w:p>
    <w:p w14:paraId="2A2F2BEA" w14:textId="77777777" w:rsidR="00776D3D" w:rsidRDefault="00000000">
      <w:pPr>
        <w:pStyle w:val="ListParagraph"/>
        <w:numPr>
          <w:ilvl w:val="0"/>
          <w:numId w:val="2"/>
        </w:numPr>
        <w:spacing w:after="80"/>
      </w:pPr>
      <w:r>
        <w:t>Psychological or psychiatric counselling</w:t>
      </w:r>
    </w:p>
    <w:p w14:paraId="6EB47B76" w14:textId="77777777" w:rsidR="00776D3D" w:rsidRDefault="00000000">
      <w:pPr>
        <w:pStyle w:val="ListParagraph"/>
        <w:numPr>
          <w:ilvl w:val="0"/>
          <w:numId w:val="2"/>
        </w:numPr>
        <w:spacing w:after="80"/>
      </w:pPr>
      <w:r>
        <w:t>Therapy or treatment recommendations</w:t>
      </w:r>
    </w:p>
    <w:p w14:paraId="1CF14B57" w14:textId="77777777" w:rsidR="00776D3D" w:rsidRDefault="00000000">
      <w:pPr>
        <w:pStyle w:val="ListParagraph"/>
        <w:numPr>
          <w:ilvl w:val="0"/>
          <w:numId w:val="2"/>
        </w:numPr>
        <w:spacing w:after="80"/>
      </w:pPr>
      <w:r>
        <w:t>Financial advice or planning</w:t>
      </w:r>
    </w:p>
    <w:p w14:paraId="6FE40A9D" w14:textId="77777777" w:rsidR="00776D3D" w:rsidRDefault="00000000">
      <w:pPr>
        <w:pStyle w:val="ListParagraph"/>
        <w:numPr>
          <w:ilvl w:val="0"/>
          <w:numId w:val="2"/>
        </w:numPr>
        <w:spacing w:after="80"/>
      </w:pPr>
      <w:r>
        <w:t>A substitute for professional consultation</w:t>
      </w:r>
    </w:p>
    <w:p w14:paraId="1A782A37" w14:textId="77777777" w:rsidR="00776D3D" w:rsidRDefault="00000000">
      <w:pPr>
        <w:pStyle w:val="Heading1"/>
      </w:pPr>
      <w:r>
        <w:t>3. AI-Generated Content</w:t>
      </w:r>
    </w:p>
    <w:p w14:paraId="0EF83927" w14:textId="77777777" w:rsidR="00776D3D" w:rsidRDefault="00000000">
      <w:pPr>
        <w:spacing w:after="160"/>
      </w:pPr>
      <w:r>
        <w:t>TruePick uses artificial intelligence (including third-party models from OpenAI) to analyze your data and produce insights. You should be aware that:</w:t>
      </w:r>
    </w:p>
    <w:p w14:paraId="63B55758" w14:textId="77777777" w:rsidR="00776D3D" w:rsidRDefault="00000000">
      <w:pPr>
        <w:pStyle w:val="ListParagraph"/>
        <w:numPr>
          <w:ilvl w:val="0"/>
          <w:numId w:val="2"/>
        </w:numPr>
        <w:spacing w:after="80"/>
      </w:pPr>
      <w:r>
        <w:t>AI-generated insights may be inaccurate, incomplete, or misleading</w:t>
      </w:r>
    </w:p>
    <w:p w14:paraId="3EE4C46E" w14:textId="77777777" w:rsidR="00776D3D" w:rsidRDefault="00000000">
      <w:pPr>
        <w:pStyle w:val="ListParagraph"/>
        <w:numPr>
          <w:ilvl w:val="0"/>
          <w:numId w:val="2"/>
        </w:numPr>
        <w:spacing w:after="80"/>
      </w:pPr>
      <w:r>
        <w:t>AI models can exhibit biases that may affect the quality of insights</w:t>
      </w:r>
    </w:p>
    <w:p w14:paraId="6950744B" w14:textId="77777777" w:rsidR="00776D3D" w:rsidRDefault="00000000">
      <w:pPr>
        <w:pStyle w:val="ListParagraph"/>
        <w:numPr>
          <w:ilvl w:val="0"/>
          <w:numId w:val="2"/>
        </w:numPr>
        <w:spacing w:after="80"/>
      </w:pPr>
      <w:r>
        <w:t>Insights are based on limited self-reported data, not clinical assessment</w:t>
      </w:r>
    </w:p>
    <w:p w14:paraId="4E8A5443" w14:textId="77777777" w:rsidR="00776D3D" w:rsidRDefault="00000000">
      <w:pPr>
        <w:pStyle w:val="ListParagraph"/>
        <w:numPr>
          <w:ilvl w:val="0"/>
          <w:numId w:val="2"/>
        </w:numPr>
        <w:spacing w:after="80"/>
      </w:pPr>
      <w:r>
        <w:t>The AI is not trained or certified for medical or psychological use</w:t>
      </w:r>
    </w:p>
    <w:p w14:paraId="2BCF6136" w14:textId="77777777" w:rsidR="00776D3D" w:rsidRDefault="00000000">
      <w:pPr>
        <w:pStyle w:val="ListParagraph"/>
        <w:numPr>
          <w:ilvl w:val="0"/>
          <w:numId w:val="2"/>
        </w:numPr>
        <w:spacing w:after="80"/>
      </w:pPr>
      <w:r>
        <w:t>AI outputs may change as underlying models are updated by their providers</w:t>
      </w:r>
    </w:p>
    <w:p w14:paraId="4DD12A69" w14:textId="77777777" w:rsidR="00776D3D" w:rsidRDefault="00000000">
      <w:pPr>
        <w:spacing w:after="160"/>
      </w:pPr>
      <w:r>
        <w:rPr>
          <w:b/>
          <w:bCs/>
        </w:rPr>
        <w:t>Do not make medical, psychological, or financial decisions based solely on information provided by this Service.</w:t>
      </w:r>
    </w:p>
    <w:p w14:paraId="6C54D728" w14:textId="77777777" w:rsidR="00776D3D" w:rsidRDefault="00000000">
      <w:pPr>
        <w:pStyle w:val="Heading1"/>
      </w:pPr>
      <w:r>
        <w:t>4. Self-Reported Data Limitations</w:t>
      </w:r>
    </w:p>
    <w:p w14:paraId="0DCF11A5" w14:textId="77777777" w:rsidR="00776D3D" w:rsidRDefault="00000000">
      <w:pPr>
        <w:spacing w:after="160"/>
      </w:pPr>
      <w:r>
        <w:t>The accuracy of insights depends on the quality and completeness of the data you provide. Self-reported psychological assessments (anxiety, depression, neuroticism) are inherently subjective and should not be treated as clinical measurements. They are meant to support personal reflection, not to replace validated clinical instruments administered by qualified professionals.</w:t>
      </w:r>
    </w:p>
    <w:p w14:paraId="5BE4A102" w14:textId="77777777" w:rsidR="00776D3D" w:rsidRDefault="00000000">
      <w:pPr>
        <w:pStyle w:val="Heading1"/>
      </w:pPr>
      <w:r>
        <w:lastRenderedPageBreak/>
        <w:t>5. When to Seek Professional Help</w:t>
      </w:r>
    </w:p>
    <w:p w14:paraId="6D01C129" w14:textId="77777777" w:rsidR="00776D3D" w:rsidRDefault="00000000">
      <w:pPr>
        <w:spacing w:after="160"/>
      </w:pPr>
      <w:r>
        <w:rPr>
          <w:b/>
          <w:bCs/>
        </w:rPr>
        <w:t xml:space="preserve">If you are experiencing mental health difficulties, suicidal thoughts, self-harm urges, or any psychological crisis, please seek professional help immediately. </w:t>
      </w:r>
      <w:r>
        <w:t>Contact a licensed healthcare provider, call your local emergency services, or reach out to a crisis helpline:</w:t>
      </w:r>
    </w:p>
    <w:p w14:paraId="775C3043" w14:textId="77777777" w:rsidR="00776D3D" w:rsidRDefault="00000000">
      <w:pPr>
        <w:pStyle w:val="ListParagraph"/>
        <w:numPr>
          <w:ilvl w:val="0"/>
          <w:numId w:val="2"/>
        </w:numPr>
        <w:spacing w:after="80"/>
      </w:pPr>
      <w:r>
        <w:rPr>
          <w:b/>
          <w:bCs/>
        </w:rPr>
        <w:t xml:space="preserve">Canada: </w:t>
      </w:r>
      <w:r>
        <w:t>Crisis Services Canada — 1-833-456-4566 or text 45645</w:t>
      </w:r>
    </w:p>
    <w:p w14:paraId="26B4699C" w14:textId="77777777" w:rsidR="00776D3D" w:rsidRDefault="00000000">
      <w:pPr>
        <w:pStyle w:val="ListParagraph"/>
        <w:numPr>
          <w:ilvl w:val="0"/>
          <w:numId w:val="2"/>
        </w:numPr>
        <w:spacing w:after="80"/>
      </w:pPr>
      <w:r>
        <w:rPr>
          <w:b/>
          <w:bCs/>
        </w:rPr>
        <w:t xml:space="preserve">United States: </w:t>
      </w:r>
      <w:r>
        <w:t>988 Suicide &amp; Crisis Lifeline — call or text 988</w:t>
      </w:r>
    </w:p>
    <w:p w14:paraId="72445578" w14:textId="77777777" w:rsidR="00776D3D" w:rsidRDefault="00000000">
      <w:pPr>
        <w:pStyle w:val="ListParagraph"/>
        <w:numPr>
          <w:ilvl w:val="0"/>
          <w:numId w:val="2"/>
        </w:numPr>
        <w:spacing w:after="80"/>
      </w:pPr>
      <w:r>
        <w:rPr>
          <w:b/>
          <w:bCs/>
        </w:rPr>
        <w:t xml:space="preserve">International: </w:t>
      </w:r>
      <w:r>
        <w:t>Visit findahelpline.com for local resources</w:t>
      </w:r>
    </w:p>
    <w:p w14:paraId="428FC797" w14:textId="77777777" w:rsidR="00776D3D" w:rsidRDefault="00000000">
      <w:pPr>
        <w:pStyle w:val="Heading1"/>
      </w:pPr>
      <w:r>
        <w:t>6. No Professional-Client Relationship</w:t>
      </w:r>
    </w:p>
    <w:p w14:paraId="20E8D462" w14:textId="77777777" w:rsidR="00776D3D" w:rsidRDefault="00000000">
      <w:pPr>
        <w:spacing w:after="160"/>
      </w:pPr>
      <w:r>
        <w:t xml:space="preserve">Use of TruePick does not create a doctor-patient, therapist-client, or any other professional-client relationship between you and </w:t>
      </w:r>
      <w:del w:id="262" w:author="Claude" w:date="2026-02-24T00:00:00Z">
        <w:r>
          <w:delText xml:space="preserve">Resila Inc.</w:delText>
        </w:r>
      </w:del>
      <w:ins w:id="263" w:author="Claude" w:date="2026-02-24T00:00:00Z">
        <w:r>
          <w:t xml:space="preserve">Resila Technologies Inc.</w:t>
        </w:r>
      </w:ins>
      <w:r>
        <w:t xml:space="preserve">, its employees, or its AI systems.</w:t>
      </w:r>
    </w:p>
    <w:p w14:paraId="1F2875FE" w14:textId="77777777" w:rsidR="00776D3D" w:rsidRDefault="00000000">
      <w:pPr>
        <w:pStyle w:val="Heading1"/>
      </w:pPr>
      <w:r>
        <w:t>7. Limitation of Liability for Health Outcomes</w:t>
      </w:r>
    </w:p>
    <w:p w14:paraId="6E434233" w14:textId="77777777" w:rsidR="00776D3D" w:rsidRDefault="00000000">
      <w:pPr>
        <w:spacing w:after="160"/>
      </w:pPr>
      <w:r>
        <w:rPr>
          <w:sz w:val="20"/>
          <w:szCs w:val="20"/>
        </w:rPr>
        <w:t/>
      </w:r>
      <w:del w:id="260" w:author="Claude" w:date="2026-02-24T00:00:00Z">
        <w:r>
          <w:rPr>
            <w:sz w:val="20"/>
            <w:szCs w:val="20"/>
          </w:rPr>
          <w:delText xml:space="preserve">Resila Inc.</w:delText>
        </w:r>
      </w:del>
      <w:ins w:id="261" w:author="Claude" w:date="2026-02-24T00:00:00Z">
        <w:r>
          <w:rPr>
            <w:sz w:val="20"/>
            <w:szCs w:val="20"/>
          </w:rPr>
          <w:t xml:space="preserve">Resila Technologies Inc.</w:t>
        </w:r>
      </w:ins>
      <w:r>
        <w:rPr>
          <w:sz w:val="20"/>
          <w:szCs w:val="20"/>
        </w:rPr>
        <w:t xml:space="preserve"> IS NOT LIABLE FOR ANY HEALTH, PSYCHOLOGICAL, FINANCIAL, OR OTHER ADVERSE OUTCOMES THAT MAY RESULT FROM YOUR USE OF THE SERVICE OR RELIANCE ON AI-GENERATED INSIGHTS. YOU USE THE SERVICE AND ITS OUTPUTS AT YOUR OWN RISK.</w:t>
      </w:r>
    </w:p>
    <w:p w14:paraId="254F8FD2" w14:textId="77777777" w:rsidR="00776D3D" w:rsidRDefault="00000000">
      <w:pPr>
        <w:pStyle w:val="Heading1"/>
      </w:pPr>
      <w:r>
        <w:t>8. Regulatory Status</w:t>
      </w:r>
    </w:p>
    <w:p w14:paraId="784D3757" w14:textId="77777777" w:rsidR="00776D3D" w:rsidRDefault="00000000">
      <w:pPr>
        <w:spacing w:after="160"/>
      </w:pPr>
      <w:r>
        <w:t>TruePick is not a regulated medical device under Health Canada’s Medical Devices Regulations, the U.S. FDA, or any equivalent regulatory framework. It has not been evaluated, cleared, or approved by any health regulatory authority.</w:t>
      </w:r>
    </w:p>
    <w:p w14:paraId="4550EC75" w14:textId="77777777" w:rsidR="00776D3D" w:rsidRDefault="00000000">
      <w:pPr>
        <w:pStyle w:val="Heading1"/>
      </w:pPr>
      <w:r>
        <w:t>9. Your Responsibility</w:t>
      </w:r>
    </w:p>
    <w:p w14:paraId="4C8C14E7" w14:textId="77777777" w:rsidR="00776D3D" w:rsidRDefault="00000000">
      <w:pPr>
        <w:spacing w:after="160"/>
      </w:pPr>
      <w:r>
        <w:t>By using the Service, you acknowledge and agree that:</w:t>
      </w:r>
    </w:p>
    <w:p w14:paraId="350AB7F0" w14:textId="77777777" w:rsidR="00776D3D" w:rsidRDefault="00000000">
      <w:pPr>
        <w:pStyle w:val="ListParagraph"/>
        <w:numPr>
          <w:ilvl w:val="0"/>
          <w:numId w:val="2"/>
        </w:numPr>
        <w:spacing w:after="80"/>
      </w:pPr>
      <w:r>
        <w:t>You are using the Service for personal self-awareness and reflection purposes only</w:t>
      </w:r>
    </w:p>
    <w:p w14:paraId="773F39BE" w14:textId="77777777" w:rsidR="00776D3D" w:rsidRDefault="00000000">
      <w:pPr>
        <w:pStyle w:val="ListParagraph"/>
        <w:numPr>
          <w:ilvl w:val="0"/>
          <w:numId w:val="2"/>
        </w:numPr>
        <w:spacing w:after="80"/>
      </w:pPr>
      <w:r>
        <w:t>You will not rely on AI-generated insights as a substitute for professional advice</w:t>
      </w:r>
    </w:p>
    <w:p w14:paraId="4F9719C5" w14:textId="77777777" w:rsidR="00776D3D" w:rsidRDefault="00000000">
      <w:pPr>
        <w:pStyle w:val="ListParagraph"/>
        <w:numPr>
          <w:ilvl w:val="0"/>
          <w:numId w:val="2"/>
        </w:numPr>
        <w:spacing w:after="80"/>
      </w:pPr>
      <w:r>
        <w:t>You will seek qualified professional help for any medical or psychological concerns</w:t>
      </w:r>
    </w:p>
    <w:p w14:paraId="72C47C0C" w14:textId="77777777" w:rsidR="00776D3D" w:rsidRDefault="00000000">
      <w:pPr>
        <w:pStyle w:val="ListParagraph"/>
        <w:numPr>
          <w:ilvl w:val="0"/>
          <w:numId w:val="2"/>
        </w:numPr>
        <w:spacing w:after="80"/>
      </w:pPr>
      <w:r>
        <w:t>You are solely responsible for decisions you make based on information from the Service</w:t>
      </w:r>
    </w:p>
    <w:p w14:paraId="76D7BE42" w14:textId="77777777" w:rsidR="00776D3D" w:rsidRDefault="00000000">
      <w:pPr>
        <w:pStyle w:val="Heading1"/>
      </w:pPr>
      <w:r>
        <w:t>10. Contact</w:t>
      </w:r>
    </w:p>
    <w:p w14:paraId="4DAAEB61" w14:textId="77777777" w:rsidR="00776D3D" w:rsidRDefault="00000000">
      <w:pPr>
        <w:spacing w:after="160"/>
      </w:pPr>
      <w:r>
        <w:t>If you have questions about this disclaimer:</w:t>
      </w:r>
    </w:p>
    <w:p w14:paraId="3114B664" w14:textId="774766BC" w:rsidR="00776D3D" w:rsidRPr="00F52FA1" w:rsidRDefault="00000000">
      <w:pPr>
        <w:spacing w:after="160"/>
        <w:rPr>
          <w:lang w:val="fr-FR"/>
        </w:rPr>
      </w:pPr>
      <w:r>
        <w:rPr>
          <w:b/>
          <w:bCs/>
          <w:lang w:val="fr-FR"/>
        </w:rPr>
        <w:t xml:space="preserve">Email: </w:t>
      </w:r>
      <w:r>
        <w:rPr>
          <w:lang w:val="fr-FR"/>
        </w:rPr>
        <w:t>gavin@resila.ai</w:t>
      </w:r>
    </w:p>
    <w:p w14:paraId="02A5DF1E" w14:textId="61BFADBC" w:rsidR="00776D3D" w:rsidRDefault="00F52FA1">
      <w:pPr>
        <w:spacing w:after="160"/>
        <w:rPr>
          <w:b/>
          <w:bCs/>
          <w:lang w:val="fr-FR"/>
        </w:rPr>
      </w:pPr>
      <w:r>
        <w:rPr>
          <w:b/>
          <w:bCs/>
          <w:lang w:val="fr-FR"/>
        </w:rPr>
        <w:t>Address:</w:t>
      </w:r>
    </w:p>
    <w:p w14:paraId="3D46E2D4" w14:textId="77777777" w:rsidR="00F52FA1" w:rsidRPr="00F52FA1" w:rsidRDefault="00F52FA1" w:rsidP="00F52FA1">
      <w:pPr>
        <w:spacing w:after="160"/>
        <w:rPr>
          <w:lang w:val="fr-FR"/>
        </w:rPr>
      </w:pPr>
      <w:r>
        <w:rPr>
          <w:lang w:val="fr-FR"/>
        </w:rPr>
        <w:t>Resila Technologies Inc.</w:t>
      </w:r>
    </w:p>
    <w:p w14:paraId="666B23FF" w14:textId="6378B302" w:rsidR="00F52FA1" w:rsidRPr="00F52FA1" w:rsidRDefault="00F52FA1" w:rsidP="00F52FA1">
      <w:pPr>
        <w:spacing w:after="160"/>
        <w:rPr>
          <w:lang w:val="fr-FR"/>
        </w:rPr>
      </w:pPr>
      <w:r>
        <w:rPr>
          <w:lang w:val="fr-FR"/>
        </w:rPr>
        <w:t>4605 Boulevard Lapinière, Suite 350, Brossard, QC Canada J4Z 3T5</w:t>
      </w:r>
    </w:p>
    <w:sectPr w:rsidR="00F52FA1" w:rsidRPr="00F52F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209D"/>
    <w:multiLevelType w:val="hybridMultilevel"/>
    <w:tmpl w:val="C018CD72"/>
    <w:lvl w:ilvl="0" w:tplc="13E8EAD8">
      <w:start w:val="1"/>
      <w:numFmt w:val="bullet"/>
      <w:lvlText w:val="•"/>
      <w:lvlJc w:val="left"/>
      <w:pPr>
        <w:ind w:left="720" w:hanging="360"/>
      </w:pPr>
    </w:lvl>
    <w:lvl w:ilvl="1" w:tplc="2362E0F6">
      <w:numFmt w:val="decimal"/>
      <w:lvlText w:val=""/>
      <w:lvlJc w:val="left"/>
    </w:lvl>
    <w:lvl w:ilvl="2" w:tplc="E59E763A">
      <w:numFmt w:val="decimal"/>
      <w:lvlText w:val=""/>
      <w:lvlJc w:val="left"/>
    </w:lvl>
    <w:lvl w:ilvl="3" w:tplc="00622384">
      <w:numFmt w:val="decimal"/>
      <w:lvlText w:val=""/>
      <w:lvlJc w:val="left"/>
    </w:lvl>
    <w:lvl w:ilvl="4" w:tplc="D408B71C">
      <w:numFmt w:val="decimal"/>
      <w:lvlText w:val=""/>
      <w:lvlJc w:val="left"/>
    </w:lvl>
    <w:lvl w:ilvl="5" w:tplc="643245E6">
      <w:numFmt w:val="decimal"/>
      <w:lvlText w:val=""/>
      <w:lvlJc w:val="left"/>
    </w:lvl>
    <w:lvl w:ilvl="6" w:tplc="F666287A">
      <w:numFmt w:val="decimal"/>
      <w:lvlText w:val=""/>
      <w:lvlJc w:val="left"/>
    </w:lvl>
    <w:lvl w:ilvl="7" w:tplc="31E81904">
      <w:numFmt w:val="decimal"/>
      <w:lvlText w:val=""/>
      <w:lvlJc w:val="left"/>
    </w:lvl>
    <w:lvl w:ilvl="8" w:tplc="EF06551A">
      <w:numFmt w:val="decimal"/>
      <w:lvlText w:val=""/>
      <w:lvlJc w:val="left"/>
    </w:lvl>
  </w:abstractNum>
  <w:abstractNum w:abstractNumId="1" w15:restartNumberingAfterBreak="0">
    <w:nsid w:val="0D1D4900"/>
    <w:multiLevelType w:val="hybridMultilevel"/>
    <w:tmpl w:val="84729A74"/>
    <w:lvl w:ilvl="0" w:tplc="E5269DCC">
      <w:start w:val="1"/>
      <w:numFmt w:val="bullet"/>
      <w:lvlText w:val="•"/>
      <w:lvlJc w:val="left"/>
      <w:pPr>
        <w:ind w:left="1080" w:hanging="360"/>
      </w:pPr>
    </w:lvl>
    <w:lvl w:ilvl="1" w:tplc="363C048C">
      <w:numFmt w:val="decimal"/>
      <w:lvlText w:val=""/>
      <w:lvlJc w:val="left"/>
    </w:lvl>
    <w:lvl w:ilvl="2" w:tplc="D5222490">
      <w:numFmt w:val="decimal"/>
      <w:lvlText w:val=""/>
      <w:lvlJc w:val="left"/>
    </w:lvl>
    <w:lvl w:ilvl="3" w:tplc="F0EC0FE8">
      <w:numFmt w:val="decimal"/>
      <w:lvlText w:val=""/>
      <w:lvlJc w:val="left"/>
    </w:lvl>
    <w:lvl w:ilvl="4" w:tplc="786891D0">
      <w:numFmt w:val="decimal"/>
      <w:lvlText w:val=""/>
      <w:lvlJc w:val="left"/>
    </w:lvl>
    <w:lvl w:ilvl="5" w:tplc="578E7668">
      <w:numFmt w:val="decimal"/>
      <w:lvlText w:val=""/>
      <w:lvlJc w:val="left"/>
    </w:lvl>
    <w:lvl w:ilvl="6" w:tplc="CDCED234">
      <w:numFmt w:val="decimal"/>
      <w:lvlText w:val=""/>
      <w:lvlJc w:val="left"/>
    </w:lvl>
    <w:lvl w:ilvl="7" w:tplc="A71AF9D6">
      <w:numFmt w:val="decimal"/>
      <w:lvlText w:val=""/>
      <w:lvlJc w:val="left"/>
    </w:lvl>
    <w:lvl w:ilvl="8" w:tplc="544C513A">
      <w:numFmt w:val="decimal"/>
      <w:lvlText w:val=""/>
      <w:lvlJc w:val="left"/>
    </w:lvl>
  </w:abstractNum>
  <w:abstractNum w:abstractNumId="2" w15:restartNumberingAfterBreak="0">
    <w:nsid w:val="3C6112CE"/>
    <w:multiLevelType w:val="hybridMultilevel"/>
    <w:tmpl w:val="4990AE66"/>
    <w:lvl w:ilvl="0" w:tplc="27CE96D4">
      <w:start w:val="1"/>
      <w:numFmt w:val="lowerLetter"/>
      <w:lvlText w:val="%1)"/>
      <w:lvlJc w:val="left"/>
      <w:pPr>
        <w:ind w:left="720" w:hanging="360"/>
      </w:pPr>
    </w:lvl>
    <w:lvl w:ilvl="1" w:tplc="C9CEA250">
      <w:numFmt w:val="decimal"/>
      <w:lvlText w:val=""/>
      <w:lvlJc w:val="left"/>
    </w:lvl>
    <w:lvl w:ilvl="2" w:tplc="872AE420">
      <w:numFmt w:val="decimal"/>
      <w:lvlText w:val=""/>
      <w:lvlJc w:val="left"/>
    </w:lvl>
    <w:lvl w:ilvl="3" w:tplc="3EE06D64">
      <w:numFmt w:val="decimal"/>
      <w:lvlText w:val=""/>
      <w:lvlJc w:val="left"/>
    </w:lvl>
    <w:lvl w:ilvl="4" w:tplc="32EA8B80">
      <w:numFmt w:val="decimal"/>
      <w:lvlText w:val=""/>
      <w:lvlJc w:val="left"/>
    </w:lvl>
    <w:lvl w:ilvl="5" w:tplc="25987EE6">
      <w:numFmt w:val="decimal"/>
      <w:lvlText w:val=""/>
      <w:lvlJc w:val="left"/>
    </w:lvl>
    <w:lvl w:ilvl="6" w:tplc="B75A6978">
      <w:numFmt w:val="decimal"/>
      <w:lvlText w:val=""/>
      <w:lvlJc w:val="left"/>
    </w:lvl>
    <w:lvl w:ilvl="7" w:tplc="C1CAE924">
      <w:numFmt w:val="decimal"/>
      <w:lvlText w:val=""/>
      <w:lvlJc w:val="left"/>
    </w:lvl>
    <w:lvl w:ilvl="8" w:tplc="B1AE13A8">
      <w:numFmt w:val="decimal"/>
      <w:lvlText w:val=""/>
      <w:lvlJc w:val="left"/>
    </w:lvl>
  </w:abstractNum>
  <w:abstractNum w:abstractNumId="3" w15:restartNumberingAfterBreak="0">
    <w:nsid w:val="49AD2EEB"/>
    <w:multiLevelType w:val="hybridMultilevel"/>
    <w:tmpl w:val="3AB47956"/>
    <w:lvl w:ilvl="0" w:tplc="4F725D2A">
      <w:start w:val="1"/>
      <w:numFmt w:val="decimal"/>
      <w:lvlText w:val="%1."/>
      <w:lvlJc w:val="left"/>
      <w:pPr>
        <w:ind w:left="720" w:hanging="360"/>
      </w:pPr>
    </w:lvl>
    <w:lvl w:ilvl="1" w:tplc="8E9C7160">
      <w:numFmt w:val="decimal"/>
      <w:lvlText w:val=""/>
      <w:lvlJc w:val="left"/>
    </w:lvl>
    <w:lvl w:ilvl="2" w:tplc="D7CC585E">
      <w:numFmt w:val="decimal"/>
      <w:lvlText w:val=""/>
      <w:lvlJc w:val="left"/>
    </w:lvl>
    <w:lvl w:ilvl="3" w:tplc="8B9C4DF0">
      <w:numFmt w:val="decimal"/>
      <w:lvlText w:val=""/>
      <w:lvlJc w:val="left"/>
    </w:lvl>
    <w:lvl w:ilvl="4" w:tplc="41C46730">
      <w:numFmt w:val="decimal"/>
      <w:lvlText w:val=""/>
      <w:lvlJc w:val="left"/>
    </w:lvl>
    <w:lvl w:ilvl="5" w:tplc="26BED012">
      <w:numFmt w:val="decimal"/>
      <w:lvlText w:val=""/>
      <w:lvlJc w:val="left"/>
    </w:lvl>
    <w:lvl w:ilvl="6" w:tplc="FC8AC6CC">
      <w:numFmt w:val="decimal"/>
      <w:lvlText w:val=""/>
      <w:lvlJc w:val="left"/>
    </w:lvl>
    <w:lvl w:ilvl="7" w:tplc="113EE066">
      <w:numFmt w:val="decimal"/>
      <w:lvlText w:val=""/>
      <w:lvlJc w:val="left"/>
    </w:lvl>
    <w:lvl w:ilvl="8" w:tplc="4C56F1CE">
      <w:numFmt w:val="decimal"/>
      <w:lvlText w:val=""/>
      <w:lvlJc w:val="left"/>
    </w:lvl>
  </w:abstractNum>
  <w:abstractNum w:abstractNumId="4" w15:restartNumberingAfterBreak="0">
    <w:nsid w:val="57216864"/>
    <w:multiLevelType w:val="hybridMultilevel"/>
    <w:tmpl w:val="2034ED9E"/>
    <w:lvl w:ilvl="0" w:tplc="6030A24E">
      <w:start w:val="1"/>
      <w:numFmt w:val="bullet"/>
      <w:lvlText w:val="●"/>
      <w:lvlJc w:val="left"/>
      <w:pPr>
        <w:ind w:left="720" w:hanging="360"/>
      </w:pPr>
    </w:lvl>
    <w:lvl w:ilvl="1" w:tplc="299EF912">
      <w:start w:val="1"/>
      <w:numFmt w:val="bullet"/>
      <w:lvlText w:val="○"/>
      <w:lvlJc w:val="left"/>
      <w:pPr>
        <w:ind w:left="1440" w:hanging="360"/>
      </w:pPr>
    </w:lvl>
    <w:lvl w:ilvl="2" w:tplc="AFBE8F12">
      <w:start w:val="1"/>
      <w:numFmt w:val="bullet"/>
      <w:lvlText w:val="■"/>
      <w:lvlJc w:val="left"/>
      <w:pPr>
        <w:ind w:left="2160" w:hanging="360"/>
      </w:pPr>
    </w:lvl>
    <w:lvl w:ilvl="3" w:tplc="16E0E82E">
      <w:start w:val="1"/>
      <w:numFmt w:val="bullet"/>
      <w:lvlText w:val="●"/>
      <w:lvlJc w:val="left"/>
      <w:pPr>
        <w:ind w:left="2880" w:hanging="360"/>
      </w:pPr>
    </w:lvl>
    <w:lvl w:ilvl="4" w:tplc="D2DCE8DE">
      <w:start w:val="1"/>
      <w:numFmt w:val="bullet"/>
      <w:lvlText w:val="○"/>
      <w:lvlJc w:val="left"/>
      <w:pPr>
        <w:ind w:left="3600" w:hanging="360"/>
      </w:pPr>
    </w:lvl>
    <w:lvl w:ilvl="5" w:tplc="470CE91A">
      <w:start w:val="1"/>
      <w:numFmt w:val="bullet"/>
      <w:lvlText w:val="■"/>
      <w:lvlJc w:val="left"/>
      <w:pPr>
        <w:ind w:left="4320" w:hanging="360"/>
      </w:pPr>
    </w:lvl>
    <w:lvl w:ilvl="6" w:tplc="3C284E2C">
      <w:start w:val="1"/>
      <w:numFmt w:val="bullet"/>
      <w:lvlText w:val="●"/>
      <w:lvlJc w:val="left"/>
      <w:pPr>
        <w:ind w:left="5040" w:hanging="360"/>
      </w:pPr>
    </w:lvl>
    <w:lvl w:ilvl="7" w:tplc="4DF2A63C">
      <w:start w:val="1"/>
      <w:numFmt w:val="bullet"/>
      <w:lvlText w:val="●"/>
      <w:lvlJc w:val="left"/>
      <w:pPr>
        <w:ind w:left="5760" w:hanging="360"/>
      </w:pPr>
    </w:lvl>
    <w:lvl w:ilvl="8" w:tplc="B7CEDE8E">
      <w:start w:val="1"/>
      <w:numFmt w:val="bullet"/>
      <w:lvlText w:val="●"/>
      <w:lvlJc w:val="left"/>
      <w:pPr>
        <w:ind w:left="6480" w:hanging="360"/>
      </w:pPr>
    </w:lvl>
  </w:abstractNum>
  <w:num w:numId="1" w16cid:durableId="766147640">
    <w:abstractNumId w:val="4"/>
    <w:lvlOverride w:ilvl="0">
      <w:startOverride w:val="1"/>
    </w:lvlOverride>
  </w:num>
  <w:num w:numId="2" w16cid:durableId="14851263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D3D"/>
    <w:rsid w:val="00774B20"/>
    <w:rsid w:val="00776D3D"/>
    <w:rsid w:val="009F27B4"/>
    <w:rsid w:val="00F52FA1"/>
    <w:rsid w:val="00FA7307"/>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ED40469"/>
  <w15:docId w15:val="{DD8B04FF-04AE-B94A-9265-9DA1F873A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semiHidden/>
    <w:unhideWhenUsed/>
    <w:qFormat/>
    <w:pPr>
      <w:spacing w:before="280" w:after="160"/>
      <w:outlineLvl w:val="1"/>
    </w:pPr>
    <w:rPr>
      <w:b/>
      <w:bCs/>
      <w:color w:val="2E5984"/>
      <w:sz w:val="26"/>
      <w:szCs w:val="26"/>
    </w:rPr>
  </w:style>
  <w:style w:type="paragraph" w:styleId="Heading3">
    <w:name w:val="heading 3"/>
    <w:uiPriority w:val="9"/>
    <w:semiHidden/>
    <w:unhideWhenUsed/>
    <w:qFormat/>
    <w:pPr>
      <w:spacing w:before="200" w:after="120"/>
      <w:outlineLvl w:val="2"/>
    </w:pPr>
    <w:rPr>
      <w:b/>
      <w:bCs/>
      <w:color w:val="3D6F9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563</Words>
  <Characters>3162</Characters>
  <Application>Microsoft Office Word</Application>
  <DocSecurity>0</DocSecurity>
  <Lines>63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Gavin Geng</cp:lastModifiedBy>
  <cp:revision>3</cp:revision>
  <dcterms:created xsi:type="dcterms:W3CDTF">2026-02-24T02:50:00Z</dcterms:created>
  <dcterms:modified xsi:type="dcterms:W3CDTF">2026-02-24T04:55:00Z</dcterms:modified>
</cp:coreProperties>
</file>